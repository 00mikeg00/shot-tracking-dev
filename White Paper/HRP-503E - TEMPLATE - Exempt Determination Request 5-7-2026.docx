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5F36E" w14:textId="21C9C24E" w:rsidR="00324342" w:rsidRPr="005311BB" w:rsidRDefault="005311BB" w:rsidP="005311BB">
      <w:pPr>
        <w:pStyle w:val="Heading1"/>
        <w:rPr>
          <w:b/>
          <w:bCs/>
        </w:rPr>
      </w:pPr>
      <w:r w:rsidRPr="005311BB">
        <w:rPr>
          <w:b/>
          <w:bCs/>
        </w:rPr>
        <w:t>INSTRUCTIONS:</w:t>
      </w:r>
    </w:p>
    <w:p w14:paraId="6FA0FE96" w14:textId="5DE4FCDC" w:rsidR="005311BB" w:rsidRPr="00092AA9" w:rsidRDefault="00A044C2" w:rsidP="00A044C2">
      <w:pPr>
        <w:pStyle w:val="ListParagraph"/>
        <w:numPr>
          <w:ilvl w:val="0"/>
          <w:numId w:val="1"/>
        </w:numPr>
        <w:rPr>
          <w:sz w:val="20"/>
          <w:szCs w:val="20"/>
        </w:rPr>
      </w:pPr>
      <w:r w:rsidRPr="00092AA9">
        <w:rPr>
          <w:sz w:val="20"/>
          <w:szCs w:val="20"/>
        </w:rPr>
        <w:t>This template is provided for studies that may meet exempt criteria. Your research</w:t>
      </w:r>
      <w:r w:rsidR="00525F7F">
        <w:rPr>
          <w:sz w:val="20"/>
          <w:szCs w:val="20"/>
        </w:rPr>
        <w:t xml:space="preserve"> activities</w:t>
      </w:r>
      <w:r w:rsidRPr="00092AA9">
        <w:rPr>
          <w:sz w:val="20"/>
          <w:szCs w:val="20"/>
        </w:rPr>
        <w:t xml:space="preserve"> involving human subjects </w:t>
      </w:r>
      <w:r w:rsidRPr="00092AA9">
        <w:rPr>
          <w:b/>
          <w:i/>
          <w:sz w:val="20"/>
          <w:szCs w:val="20"/>
        </w:rPr>
        <w:t>must</w:t>
      </w:r>
      <w:r w:rsidRPr="00092AA9">
        <w:rPr>
          <w:sz w:val="20"/>
          <w:szCs w:val="20"/>
        </w:rPr>
        <w:t xml:space="preserve"> fall into one or more of the categories listed below to meet the exemption criteria. Otherwise, please use the HRP-503 protocol template.</w:t>
      </w:r>
    </w:p>
    <w:p w14:paraId="482D44D5" w14:textId="7460E71E" w:rsidR="00A044C2" w:rsidRPr="00092AA9" w:rsidRDefault="00A044C2" w:rsidP="00A044C2">
      <w:pPr>
        <w:pStyle w:val="ListParagraph"/>
        <w:numPr>
          <w:ilvl w:val="0"/>
          <w:numId w:val="1"/>
        </w:numPr>
        <w:rPr>
          <w:sz w:val="20"/>
          <w:szCs w:val="20"/>
        </w:rPr>
      </w:pPr>
      <w:r w:rsidRPr="00092AA9">
        <w:rPr>
          <w:sz w:val="20"/>
          <w:szCs w:val="20"/>
        </w:rPr>
        <w:t xml:space="preserve">If you are unable to fully complete the sections as provided in the instructions and notes, then please submit the HRP-503 protocol template </w:t>
      </w:r>
      <w:r w:rsidR="00855D1B">
        <w:rPr>
          <w:sz w:val="20"/>
          <w:szCs w:val="20"/>
        </w:rPr>
        <w:t xml:space="preserve">and applicable documents </w:t>
      </w:r>
      <w:r w:rsidRPr="00092AA9">
        <w:rPr>
          <w:sz w:val="20"/>
          <w:szCs w:val="20"/>
        </w:rPr>
        <w:t xml:space="preserve">for IRB review. Please review the </w:t>
      </w:r>
      <w:r w:rsidRPr="00855D1B">
        <w:rPr>
          <w:b/>
          <w:bCs/>
          <w:color w:val="C00000"/>
          <w:sz w:val="20"/>
          <w:szCs w:val="20"/>
        </w:rPr>
        <w:t xml:space="preserve">NOTES in red and </w:t>
      </w:r>
      <w:proofErr w:type="spellStart"/>
      <w:r w:rsidRPr="00855D1B">
        <w:rPr>
          <w:b/>
          <w:bCs/>
          <w:color w:val="C00000"/>
          <w:sz w:val="20"/>
          <w:szCs w:val="20"/>
        </w:rPr>
        <w:t>astericks</w:t>
      </w:r>
      <w:proofErr w:type="spellEnd"/>
      <w:r w:rsidRPr="00855D1B">
        <w:rPr>
          <w:b/>
          <w:bCs/>
          <w:color w:val="C00000"/>
          <w:sz w:val="20"/>
          <w:szCs w:val="20"/>
        </w:rPr>
        <w:t xml:space="preserve"> (*)</w:t>
      </w:r>
      <w:r w:rsidRPr="00092AA9">
        <w:rPr>
          <w:color w:val="C00000"/>
          <w:sz w:val="20"/>
          <w:szCs w:val="20"/>
        </w:rPr>
        <w:t xml:space="preserve"> </w:t>
      </w:r>
      <w:r w:rsidRPr="00092AA9">
        <w:rPr>
          <w:sz w:val="20"/>
          <w:szCs w:val="20"/>
        </w:rPr>
        <w:t>throughout sections for consideration.</w:t>
      </w:r>
    </w:p>
    <w:p w14:paraId="58608141" w14:textId="47802EC8" w:rsidR="005311BB" w:rsidRPr="00092AA9" w:rsidRDefault="005311BB" w:rsidP="005311BB">
      <w:pPr>
        <w:pStyle w:val="ListParagraph"/>
        <w:numPr>
          <w:ilvl w:val="0"/>
          <w:numId w:val="1"/>
        </w:numPr>
        <w:rPr>
          <w:sz w:val="20"/>
          <w:szCs w:val="20"/>
        </w:rPr>
      </w:pPr>
      <w:r w:rsidRPr="00092AA9">
        <w:rPr>
          <w:sz w:val="20"/>
          <w:szCs w:val="20"/>
        </w:rPr>
        <w:t>Attach this completed template to the RAP basic information smart form page</w:t>
      </w:r>
      <w:r w:rsidR="004A5A00">
        <w:rPr>
          <w:sz w:val="20"/>
          <w:szCs w:val="20"/>
        </w:rPr>
        <w:t xml:space="preserve"> as your protocol</w:t>
      </w:r>
      <w:r w:rsidRPr="00092AA9">
        <w:rPr>
          <w:sz w:val="20"/>
          <w:szCs w:val="20"/>
        </w:rPr>
        <w:t>.</w:t>
      </w:r>
    </w:p>
    <w:p w14:paraId="69E77737" w14:textId="6C81C8BD" w:rsidR="005311BB" w:rsidRDefault="005311BB" w:rsidP="005311BB">
      <w:pPr>
        <w:pStyle w:val="ListParagraph"/>
        <w:numPr>
          <w:ilvl w:val="0"/>
          <w:numId w:val="1"/>
        </w:numPr>
        <w:rPr>
          <w:sz w:val="20"/>
          <w:szCs w:val="20"/>
        </w:rPr>
      </w:pPr>
      <w:r w:rsidRPr="00092AA9">
        <w:rPr>
          <w:sz w:val="20"/>
          <w:szCs w:val="20"/>
        </w:rPr>
        <w:t>Attach</w:t>
      </w:r>
      <w:r w:rsidR="00525F7F">
        <w:rPr>
          <w:sz w:val="20"/>
          <w:szCs w:val="20"/>
        </w:rPr>
        <w:t xml:space="preserve"> </w:t>
      </w:r>
      <w:r w:rsidRPr="00092AA9">
        <w:rPr>
          <w:sz w:val="20"/>
          <w:szCs w:val="20"/>
        </w:rPr>
        <w:t>the</w:t>
      </w:r>
      <w:r w:rsidR="00525F7F">
        <w:rPr>
          <w:sz w:val="20"/>
          <w:szCs w:val="20"/>
        </w:rPr>
        <w:t xml:space="preserve"> CV of the</w:t>
      </w:r>
      <w:r w:rsidRPr="00092AA9">
        <w:rPr>
          <w:sz w:val="20"/>
          <w:szCs w:val="20"/>
        </w:rPr>
        <w:t xml:space="preserve"> PI and any Co-PI(s) to the RAP local site documents smart form page or </w:t>
      </w:r>
      <w:r w:rsidR="004A5A00">
        <w:rPr>
          <w:sz w:val="20"/>
          <w:szCs w:val="20"/>
        </w:rPr>
        <w:t xml:space="preserve">the </w:t>
      </w:r>
      <w:r w:rsidRPr="00092AA9">
        <w:rPr>
          <w:sz w:val="20"/>
          <w:szCs w:val="20"/>
        </w:rPr>
        <w:t xml:space="preserve">user’s </w:t>
      </w:r>
      <w:r w:rsidR="004A5A00">
        <w:rPr>
          <w:sz w:val="20"/>
          <w:szCs w:val="20"/>
        </w:rPr>
        <w:t xml:space="preserve">RAP </w:t>
      </w:r>
      <w:r w:rsidRPr="00092AA9">
        <w:rPr>
          <w:sz w:val="20"/>
          <w:szCs w:val="20"/>
        </w:rPr>
        <w:t>profile.</w:t>
      </w:r>
    </w:p>
    <w:p w14:paraId="72D59F24" w14:textId="77777777" w:rsidR="00A044C2" w:rsidRDefault="00A044C2" w:rsidP="00A044C2">
      <w:pPr>
        <w:pStyle w:val="Heading1"/>
        <w:numPr>
          <w:ilvl w:val="0"/>
          <w:numId w:val="3"/>
        </w:numPr>
        <w:rPr>
          <w:b/>
          <w:bCs/>
        </w:rPr>
      </w:pPr>
      <w:r w:rsidRPr="003725BB">
        <w:rPr>
          <w:b/>
          <w:bCs/>
        </w:rPr>
        <w:t>Exempt Category(</w:t>
      </w:r>
      <w:proofErr w:type="spellStart"/>
      <w:r w:rsidRPr="003725BB">
        <w:rPr>
          <w:b/>
          <w:bCs/>
        </w:rPr>
        <w:t>ies</w:t>
      </w:r>
      <w:proofErr w:type="spellEnd"/>
      <w:r w:rsidRPr="003725BB">
        <w:rPr>
          <w:b/>
          <w:bCs/>
        </w:rPr>
        <w:t>)</w:t>
      </w:r>
      <w:r>
        <w:rPr>
          <w:b/>
          <w:bCs/>
        </w:rPr>
        <w:t>:</w:t>
      </w:r>
      <w:r w:rsidRPr="003725BB">
        <w:rPr>
          <w:b/>
          <w:bCs/>
        </w:rPr>
        <w:t xml:space="preserve"> </w:t>
      </w:r>
    </w:p>
    <w:p w14:paraId="08471434" w14:textId="22941B07" w:rsidR="00A044C2" w:rsidRPr="00092AA9" w:rsidRDefault="00092AA9" w:rsidP="00A044C2">
      <w:pPr>
        <w:rPr>
          <w:b/>
          <w:bCs/>
        </w:rPr>
      </w:pPr>
      <w:r w:rsidRPr="00092AA9">
        <w:rPr>
          <w:b/>
          <w:bCs/>
        </w:rPr>
        <w:t>Indicate which Exempt Research Category(</w:t>
      </w:r>
      <w:proofErr w:type="spellStart"/>
      <w:r w:rsidRPr="00092AA9">
        <w:rPr>
          <w:b/>
          <w:bCs/>
        </w:rPr>
        <w:t>ies</w:t>
      </w:r>
      <w:proofErr w:type="spellEnd"/>
      <w:r w:rsidRPr="00092AA9">
        <w:rPr>
          <w:b/>
          <w:bCs/>
        </w:rPr>
        <w:t>) apply to the Research (select all that appl</w:t>
      </w:r>
      <w:r w:rsidRPr="004376C9">
        <w:rPr>
          <w:b/>
          <w:bCs/>
        </w:rPr>
        <w:t>y</w:t>
      </w:r>
      <w:r w:rsidR="004376C9" w:rsidRPr="004376C9">
        <w:rPr>
          <w:b/>
          <w:bCs/>
        </w:rPr>
        <w:t>)</w:t>
      </w:r>
      <w:r w:rsidRPr="004376C9">
        <w:rPr>
          <w:b/>
          <w:bCs/>
        </w:rPr>
        <w:t xml:space="preserve">. </w:t>
      </w:r>
      <w:r w:rsidR="00A044C2" w:rsidRPr="004376C9">
        <w:rPr>
          <w:b/>
          <w:bCs/>
          <w:color w:val="C00000"/>
        </w:rPr>
        <w:t>If your researc</w:t>
      </w:r>
      <w:r w:rsidR="00525F7F">
        <w:rPr>
          <w:b/>
          <w:bCs/>
          <w:color w:val="C00000"/>
        </w:rPr>
        <w:t>h meets the criteria</w:t>
      </w:r>
      <w:r w:rsidR="00574671">
        <w:rPr>
          <w:b/>
          <w:bCs/>
          <w:color w:val="C00000"/>
        </w:rPr>
        <w:t xml:space="preserve"> under</w:t>
      </w:r>
      <w:r w:rsidR="00A044C2" w:rsidRPr="004376C9">
        <w:rPr>
          <w:b/>
          <w:bCs/>
          <w:color w:val="C00000"/>
        </w:rPr>
        <w:t xml:space="preserve"> one or more </w:t>
      </w:r>
      <w:r w:rsidR="00574671">
        <w:rPr>
          <w:b/>
          <w:bCs/>
          <w:color w:val="C00000"/>
        </w:rPr>
        <w:t xml:space="preserve">of the </w:t>
      </w:r>
      <w:r w:rsidR="00A044C2" w:rsidRPr="004376C9">
        <w:rPr>
          <w:b/>
          <w:bCs/>
          <w:color w:val="C00000"/>
        </w:rPr>
        <w:t>categories</w:t>
      </w:r>
      <w:r w:rsidR="00574671">
        <w:rPr>
          <w:b/>
          <w:bCs/>
          <w:color w:val="C00000"/>
        </w:rPr>
        <w:t xml:space="preserve"> below</w:t>
      </w:r>
      <w:r w:rsidR="00A044C2" w:rsidRPr="004376C9">
        <w:rPr>
          <w:b/>
          <w:bCs/>
          <w:color w:val="C00000"/>
        </w:rPr>
        <w:t xml:space="preserve">, please complete </w:t>
      </w:r>
      <w:r w:rsidR="00525F7F">
        <w:rPr>
          <w:b/>
          <w:bCs/>
          <w:color w:val="C00000"/>
        </w:rPr>
        <w:t>the entire</w:t>
      </w:r>
      <w:r w:rsidR="00A044C2" w:rsidRPr="004376C9">
        <w:rPr>
          <w:b/>
          <w:bCs/>
          <w:color w:val="C00000"/>
        </w:rPr>
        <w:t xml:space="preserve"> </w:t>
      </w:r>
      <w:r w:rsidR="00574671">
        <w:rPr>
          <w:b/>
          <w:bCs/>
          <w:color w:val="C00000"/>
        </w:rPr>
        <w:t>sections for each applicable category.</w:t>
      </w:r>
      <w:r w:rsidR="00A044C2" w:rsidRPr="004376C9">
        <w:rPr>
          <w:b/>
          <w:bCs/>
          <w:color w:val="C00000"/>
        </w:rPr>
        <w:t xml:space="preserve"> </w:t>
      </w:r>
      <w:r w:rsidR="00574671">
        <w:rPr>
          <w:b/>
          <w:bCs/>
          <w:color w:val="C00000"/>
        </w:rPr>
        <w:t xml:space="preserve">If </w:t>
      </w:r>
      <w:r w:rsidR="00574671" w:rsidRPr="00574671">
        <w:rPr>
          <w:b/>
          <w:bCs/>
          <w:color w:val="C00000"/>
          <w:u w:val="single"/>
        </w:rPr>
        <w:t>any</w:t>
      </w:r>
      <w:r w:rsidR="00574671">
        <w:rPr>
          <w:b/>
          <w:bCs/>
          <w:color w:val="C00000"/>
        </w:rPr>
        <w:t xml:space="preserve"> part of your research does </w:t>
      </w:r>
      <w:r w:rsidR="00574671" w:rsidRPr="00574671">
        <w:rPr>
          <w:b/>
          <w:bCs/>
          <w:color w:val="C00000"/>
          <w:u w:val="single"/>
        </w:rPr>
        <w:t>not</w:t>
      </w:r>
      <w:r w:rsidR="00574671">
        <w:rPr>
          <w:b/>
          <w:bCs/>
          <w:color w:val="C00000"/>
        </w:rPr>
        <w:t xml:space="preserve"> qualify for one of these categories, you must use the HRP-503 Protocol Template instead. </w:t>
      </w:r>
    </w:p>
    <w:tbl>
      <w:tblPr>
        <w:tblStyle w:val="TableGrid"/>
        <w:tblW w:w="10705" w:type="dxa"/>
        <w:tblLook w:val="04A0" w:firstRow="1" w:lastRow="0" w:firstColumn="1" w:lastColumn="0" w:noHBand="0" w:noVBand="1"/>
      </w:tblPr>
      <w:tblGrid>
        <w:gridCol w:w="625"/>
        <w:gridCol w:w="10080"/>
      </w:tblGrid>
      <w:tr w:rsidR="00A044C2" w14:paraId="62745A94" w14:textId="77777777" w:rsidTr="00AA4DE9">
        <w:tc>
          <w:tcPr>
            <w:tcW w:w="10705" w:type="dxa"/>
            <w:gridSpan w:val="2"/>
            <w:shd w:val="clear" w:color="auto" w:fill="BFBFBF" w:themeFill="background1" w:themeFillShade="BF"/>
          </w:tcPr>
          <w:p w14:paraId="32BCE471" w14:textId="77777777" w:rsidR="00092AA9" w:rsidRPr="00AB0C03" w:rsidRDefault="00092AA9" w:rsidP="00092AA9">
            <w:pPr>
              <w:pStyle w:val="Heading2"/>
            </w:pPr>
            <w:r>
              <w:rPr>
                <w:b/>
                <w:bCs/>
              </w:rPr>
              <w:t xml:space="preserve">1.1 </w:t>
            </w:r>
            <w:r w:rsidRPr="00092AA9">
              <w:rPr>
                <w:b/>
                <w:bCs/>
                <w:u w:val="single"/>
              </w:rPr>
              <w:t>Category 1 - Educational Practices</w:t>
            </w:r>
            <w:r w:rsidRPr="00AB0C03">
              <w:t xml:space="preserve"> </w:t>
            </w:r>
          </w:p>
          <w:p w14:paraId="29DEC690" w14:textId="4EE4540A" w:rsidR="00A044C2" w:rsidRPr="00092AA9" w:rsidRDefault="00092AA9" w:rsidP="00092AA9">
            <w:pPr>
              <w:pStyle w:val="Heading3"/>
              <w:rPr>
                <w:rFonts w:asciiTheme="minorHAnsi" w:hAnsiTheme="minorHAnsi" w:cstheme="minorHAnsi"/>
                <w:sz w:val="22"/>
                <w:szCs w:val="22"/>
              </w:rPr>
            </w:pPr>
            <w:r w:rsidRPr="00092AA9">
              <w:rPr>
                <w:rFonts w:asciiTheme="minorHAnsi" w:hAnsiTheme="minorHAnsi" w:cstheme="minorHAnsi"/>
                <w:sz w:val="22"/>
                <w:szCs w:val="22"/>
              </w:rPr>
              <w:t xml:space="preserve">Research conducted in </w:t>
            </w:r>
            <w:r w:rsidRPr="00092AA9">
              <w:rPr>
                <w:rFonts w:asciiTheme="minorHAnsi" w:hAnsiTheme="minorHAnsi" w:cstheme="minorHAnsi"/>
                <w:b/>
                <w:bCs/>
                <w:sz w:val="22"/>
                <w:szCs w:val="22"/>
              </w:rPr>
              <w:t>established or commonly accepted</w:t>
            </w:r>
            <w:r w:rsidRPr="00092AA9">
              <w:rPr>
                <w:rFonts w:asciiTheme="minorHAnsi" w:hAnsiTheme="minorHAnsi" w:cstheme="minorHAnsi"/>
                <w:sz w:val="22"/>
                <w:szCs w:val="22"/>
              </w:rPr>
              <w:t xml:space="preserve"> educational settings. (Select at least one or more; if none apply then proceed to </w:t>
            </w:r>
            <w:r w:rsidR="008C24B0">
              <w:rPr>
                <w:rFonts w:asciiTheme="minorHAnsi" w:hAnsiTheme="minorHAnsi" w:cstheme="minorHAnsi"/>
                <w:sz w:val="22"/>
                <w:szCs w:val="22"/>
              </w:rPr>
              <w:t>1</w:t>
            </w:r>
            <w:r w:rsidRPr="00092AA9">
              <w:rPr>
                <w:rFonts w:asciiTheme="minorHAnsi" w:hAnsiTheme="minorHAnsi" w:cstheme="minorHAnsi"/>
                <w:sz w:val="22"/>
                <w:szCs w:val="22"/>
              </w:rPr>
              <w:t xml:space="preserve">.2 Category 2) </w:t>
            </w:r>
            <w:r w:rsidRPr="00092AA9">
              <w:rPr>
                <w:rFonts w:asciiTheme="minorHAnsi" w:hAnsiTheme="minorHAnsi" w:cstheme="minorHAnsi"/>
                <w:b/>
                <w:bCs/>
                <w:i/>
                <w:iCs/>
                <w:sz w:val="22"/>
                <w:szCs w:val="22"/>
              </w:rPr>
              <w:t>(</w:t>
            </w:r>
            <w:hyperlink r:id="rId7" w:anchor="c1">
              <w:r w:rsidRPr="00092AA9">
                <w:rPr>
                  <w:rStyle w:val="Hyperlink"/>
                  <w:rFonts w:asciiTheme="minorHAnsi" w:hAnsiTheme="minorHAnsi" w:cstheme="minorHAnsi"/>
                  <w:b/>
                  <w:bCs/>
                  <w:i/>
                  <w:iCs/>
                  <w:sz w:val="22"/>
                  <w:szCs w:val="22"/>
                </w:rPr>
                <w:t>See OHRP decision chart for category 1 Educational Practices</w:t>
              </w:r>
            </w:hyperlink>
            <w:r w:rsidRPr="00092AA9">
              <w:rPr>
                <w:rFonts w:asciiTheme="minorHAnsi" w:hAnsiTheme="minorHAnsi" w:cstheme="minorHAnsi"/>
                <w:b/>
                <w:bCs/>
                <w:i/>
                <w:iCs/>
                <w:sz w:val="22"/>
                <w:szCs w:val="22"/>
              </w:rPr>
              <w:t>)</w:t>
            </w:r>
          </w:p>
        </w:tc>
      </w:tr>
      <w:tr w:rsidR="00A044C2" w14:paraId="2F9EF4D0" w14:textId="77777777" w:rsidTr="00AA4DE9">
        <w:tc>
          <w:tcPr>
            <w:tcW w:w="625" w:type="dxa"/>
          </w:tcPr>
          <w:p w14:paraId="079590CB" w14:textId="77777777" w:rsidR="00A044C2" w:rsidRDefault="00000000" w:rsidP="00AA4DE9">
            <w:pPr>
              <w:jc w:val="center"/>
            </w:pPr>
            <w:sdt>
              <w:sdtPr>
                <w:rPr>
                  <w:rFonts w:cstheme="minorHAnsi"/>
                </w:rPr>
                <w:id w:val="-1241400543"/>
                <w14:checkbox>
                  <w14:checked w14:val="0"/>
                  <w14:checkedState w14:val="2612" w14:font="MS Gothic"/>
                  <w14:uncheckedState w14:val="2610" w14:font="MS Gothic"/>
                </w14:checkbox>
              </w:sdtPr>
              <w:sdtContent>
                <w:r w:rsidR="00A044C2">
                  <w:rPr>
                    <w:rFonts w:ascii="MS Gothic" w:eastAsia="MS Gothic" w:hAnsi="MS Gothic" w:cstheme="minorHAnsi" w:hint="eastAsia"/>
                  </w:rPr>
                  <w:t>☐</w:t>
                </w:r>
              </w:sdtContent>
            </w:sdt>
          </w:p>
        </w:tc>
        <w:tc>
          <w:tcPr>
            <w:tcW w:w="10080" w:type="dxa"/>
          </w:tcPr>
          <w:p w14:paraId="0FE06C14" w14:textId="77777777" w:rsidR="00A044C2" w:rsidRDefault="00A044C2" w:rsidP="00AA4DE9">
            <w:r>
              <w:rPr>
                <w:rFonts w:cstheme="minorHAnsi"/>
              </w:rPr>
              <w:t>Public or private school (pre-K through 6)</w:t>
            </w:r>
          </w:p>
        </w:tc>
      </w:tr>
      <w:tr w:rsidR="00A044C2" w14:paraId="288BB5BD" w14:textId="77777777" w:rsidTr="00AA4DE9">
        <w:tc>
          <w:tcPr>
            <w:tcW w:w="625" w:type="dxa"/>
          </w:tcPr>
          <w:p w14:paraId="00229639" w14:textId="77777777" w:rsidR="00A044C2" w:rsidRDefault="00000000" w:rsidP="00AA4DE9">
            <w:pPr>
              <w:jc w:val="center"/>
            </w:pPr>
            <w:sdt>
              <w:sdtPr>
                <w:rPr>
                  <w:rFonts w:cstheme="minorHAnsi"/>
                </w:rPr>
                <w:id w:val="1083874437"/>
                <w14:checkbox>
                  <w14:checked w14:val="0"/>
                  <w14:checkedState w14:val="2612" w14:font="MS Gothic"/>
                  <w14:uncheckedState w14:val="2610" w14:font="MS Gothic"/>
                </w14:checkbox>
              </w:sdtPr>
              <w:sdtContent>
                <w:r w:rsidR="00A044C2">
                  <w:rPr>
                    <w:rFonts w:ascii="MS Gothic" w:eastAsia="MS Gothic" w:hAnsi="MS Gothic" w:cstheme="minorHAnsi" w:hint="eastAsia"/>
                  </w:rPr>
                  <w:t>☐</w:t>
                </w:r>
              </w:sdtContent>
            </w:sdt>
          </w:p>
        </w:tc>
        <w:tc>
          <w:tcPr>
            <w:tcW w:w="10080" w:type="dxa"/>
          </w:tcPr>
          <w:p w14:paraId="49E9C732" w14:textId="77777777" w:rsidR="00A044C2" w:rsidRDefault="00A044C2" w:rsidP="00AA4DE9">
            <w:r>
              <w:rPr>
                <w:rFonts w:cstheme="minorHAnsi"/>
              </w:rPr>
              <w:t>Public or private school (7 through 12)</w:t>
            </w:r>
          </w:p>
        </w:tc>
      </w:tr>
      <w:tr w:rsidR="00A044C2" w14:paraId="0B68F052" w14:textId="77777777" w:rsidTr="00AA4DE9">
        <w:tc>
          <w:tcPr>
            <w:tcW w:w="625" w:type="dxa"/>
          </w:tcPr>
          <w:p w14:paraId="12C7DD18" w14:textId="77777777" w:rsidR="00A044C2" w:rsidRDefault="00000000" w:rsidP="00AA4DE9">
            <w:pPr>
              <w:jc w:val="center"/>
            </w:pPr>
            <w:sdt>
              <w:sdtPr>
                <w:rPr>
                  <w:rFonts w:cstheme="minorHAnsi"/>
                </w:rPr>
                <w:id w:val="-320580342"/>
                <w14:checkbox>
                  <w14:checked w14:val="0"/>
                  <w14:checkedState w14:val="2612" w14:font="MS Gothic"/>
                  <w14:uncheckedState w14:val="2610" w14:font="MS Gothic"/>
                </w14:checkbox>
              </w:sdtPr>
              <w:sdtContent>
                <w:r w:rsidR="00A044C2">
                  <w:rPr>
                    <w:rFonts w:ascii="MS Gothic" w:eastAsia="MS Gothic" w:hAnsi="MS Gothic" w:cstheme="minorHAnsi" w:hint="eastAsia"/>
                  </w:rPr>
                  <w:t>☐</w:t>
                </w:r>
              </w:sdtContent>
            </w:sdt>
          </w:p>
        </w:tc>
        <w:tc>
          <w:tcPr>
            <w:tcW w:w="10080" w:type="dxa"/>
          </w:tcPr>
          <w:p w14:paraId="1879957F" w14:textId="77777777" w:rsidR="00A044C2" w:rsidRDefault="00A044C2" w:rsidP="00AA4DE9">
            <w:r>
              <w:rPr>
                <w:rFonts w:cstheme="minorHAnsi"/>
              </w:rPr>
              <w:t>Vocational or trade school</w:t>
            </w:r>
          </w:p>
        </w:tc>
      </w:tr>
      <w:tr w:rsidR="00A044C2" w14:paraId="106197FF" w14:textId="77777777" w:rsidTr="00AA4DE9">
        <w:tc>
          <w:tcPr>
            <w:tcW w:w="625" w:type="dxa"/>
          </w:tcPr>
          <w:p w14:paraId="53D842B2" w14:textId="77777777" w:rsidR="00A044C2" w:rsidRDefault="00000000" w:rsidP="00AA4DE9">
            <w:pPr>
              <w:jc w:val="center"/>
            </w:pPr>
            <w:sdt>
              <w:sdtPr>
                <w:rPr>
                  <w:rFonts w:cstheme="minorHAnsi"/>
                </w:rPr>
                <w:id w:val="-1173102123"/>
                <w14:checkbox>
                  <w14:checked w14:val="0"/>
                  <w14:checkedState w14:val="2612" w14:font="MS Gothic"/>
                  <w14:uncheckedState w14:val="2610" w14:font="MS Gothic"/>
                </w14:checkbox>
              </w:sdtPr>
              <w:sdtContent>
                <w:r w:rsidR="00A044C2">
                  <w:rPr>
                    <w:rFonts w:ascii="MS Gothic" w:eastAsia="MS Gothic" w:hAnsi="MS Gothic" w:cstheme="minorHAnsi" w:hint="eastAsia"/>
                  </w:rPr>
                  <w:t>☐</w:t>
                </w:r>
              </w:sdtContent>
            </w:sdt>
          </w:p>
        </w:tc>
        <w:tc>
          <w:tcPr>
            <w:tcW w:w="10080" w:type="dxa"/>
          </w:tcPr>
          <w:p w14:paraId="2A837664" w14:textId="77777777" w:rsidR="00A044C2" w:rsidRDefault="00A044C2" w:rsidP="00AA4DE9">
            <w:r>
              <w:rPr>
                <w:rFonts w:cstheme="minorHAnsi"/>
              </w:rPr>
              <w:t>Special education schools or programs</w:t>
            </w:r>
          </w:p>
        </w:tc>
      </w:tr>
      <w:tr w:rsidR="00A044C2" w14:paraId="28328C34" w14:textId="77777777" w:rsidTr="00AA4DE9">
        <w:tc>
          <w:tcPr>
            <w:tcW w:w="625" w:type="dxa"/>
          </w:tcPr>
          <w:p w14:paraId="0B10D7EC" w14:textId="5461A1CC" w:rsidR="00A044C2" w:rsidRDefault="00000000" w:rsidP="00AA4DE9">
            <w:pPr>
              <w:jc w:val="center"/>
            </w:pPr>
            <w:sdt>
              <w:sdtPr>
                <w:rPr>
                  <w:rFonts w:cstheme="minorHAnsi"/>
                </w:rPr>
                <w:id w:val="228817034"/>
                <w14:checkbox>
                  <w14:checked w14:val="1"/>
                  <w14:checkedState w14:val="2612" w14:font="MS Gothic"/>
                  <w14:uncheckedState w14:val="2610" w14:font="MS Gothic"/>
                </w14:checkbox>
              </w:sdtPr>
              <w:sdtContent>
                <w:ins w:id="0" w:author="Gasaway, Mike (gasawaml)" w:date="2026-07-03T10:03:00Z" w16du:dateUtc="2026-07-03T14:03:00Z">
                  <w:r w:rsidR="00932B7B">
                    <w:rPr>
                      <w:rFonts w:ascii="MS Gothic" w:eastAsia="MS Gothic" w:hAnsi="MS Gothic" w:cstheme="minorHAnsi" w:hint="eastAsia"/>
                    </w:rPr>
                    <w:t>☒</w:t>
                  </w:r>
                </w:ins>
                <w:del w:id="1" w:author="Gasaway, Mike (gasawaml)" w:date="2026-07-03T10:03:00Z" w16du:dateUtc="2026-07-03T14:03:00Z">
                  <w:r w:rsidR="00932B7B" w:rsidDel="00932B7B">
                    <w:rPr>
                      <w:rFonts w:ascii="MS Gothic" w:eastAsia="MS Gothic" w:hAnsi="MS Gothic" w:cstheme="minorHAnsi" w:hint="eastAsia"/>
                    </w:rPr>
                    <w:delText>☐</w:delText>
                  </w:r>
                </w:del>
              </w:sdtContent>
            </w:sdt>
          </w:p>
        </w:tc>
        <w:tc>
          <w:tcPr>
            <w:tcW w:w="10080" w:type="dxa"/>
          </w:tcPr>
          <w:p w14:paraId="20383AC0" w14:textId="77777777" w:rsidR="00A044C2" w:rsidRDefault="00A044C2" w:rsidP="00AA4DE9">
            <w:r>
              <w:rPr>
                <w:rFonts w:cstheme="minorHAnsi"/>
              </w:rPr>
              <w:t>Colleges or universities</w:t>
            </w:r>
          </w:p>
        </w:tc>
      </w:tr>
      <w:tr w:rsidR="00A044C2" w14:paraId="3F9D565F" w14:textId="77777777" w:rsidTr="00AA4DE9">
        <w:tc>
          <w:tcPr>
            <w:tcW w:w="625" w:type="dxa"/>
          </w:tcPr>
          <w:p w14:paraId="36396010" w14:textId="77777777" w:rsidR="00A044C2" w:rsidRDefault="00000000" w:rsidP="00AA4DE9">
            <w:pPr>
              <w:jc w:val="center"/>
            </w:pPr>
            <w:sdt>
              <w:sdtPr>
                <w:rPr>
                  <w:rFonts w:cstheme="minorHAnsi"/>
                </w:rPr>
                <w:id w:val="-1411999878"/>
                <w14:checkbox>
                  <w14:checked w14:val="0"/>
                  <w14:checkedState w14:val="2612" w14:font="MS Gothic"/>
                  <w14:uncheckedState w14:val="2610" w14:font="MS Gothic"/>
                </w14:checkbox>
              </w:sdtPr>
              <w:sdtContent>
                <w:r w:rsidR="00A044C2">
                  <w:rPr>
                    <w:rFonts w:ascii="MS Gothic" w:eastAsia="MS Gothic" w:hAnsi="MS Gothic" w:cstheme="minorHAnsi" w:hint="eastAsia"/>
                  </w:rPr>
                  <w:t>☐</w:t>
                </w:r>
              </w:sdtContent>
            </w:sdt>
          </w:p>
        </w:tc>
        <w:tc>
          <w:tcPr>
            <w:tcW w:w="10080" w:type="dxa"/>
          </w:tcPr>
          <w:p w14:paraId="52270FFE" w14:textId="77777777" w:rsidR="00A044C2" w:rsidRPr="0078622A" w:rsidRDefault="00A044C2" w:rsidP="00AA4DE9">
            <w:pPr>
              <w:tabs>
                <w:tab w:val="left" w:pos="1425"/>
              </w:tabs>
              <w:rPr>
                <w:rFonts w:cstheme="minorHAnsi"/>
              </w:rPr>
            </w:pPr>
            <w:r>
              <w:rPr>
                <w:rFonts w:cstheme="minorHAnsi"/>
              </w:rPr>
              <w:t>Early intervention program</w:t>
            </w:r>
          </w:p>
        </w:tc>
      </w:tr>
      <w:tr w:rsidR="00A044C2" w14:paraId="75D84729" w14:textId="77777777" w:rsidTr="00AA4DE9">
        <w:tc>
          <w:tcPr>
            <w:tcW w:w="625" w:type="dxa"/>
          </w:tcPr>
          <w:p w14:paraId="12073ED9" w14:textId="77777777" w:rsidR="00A044C2" w:rsidRDefault="00000000" w:rsidP="00AA4DE9">
            <w:pPr>
              <w:jc w:val="center"/>
            </w:pPr>
            <w:sdt>
              <w:sdtPr>
                <w:rPr>
                  <w:rFonts w:cstheme="minorHAnsi"/>
                </w:rPr>
                <w:id w:val="2020731580"/>
                <w14:checkbox>
                  <w14:checked w14:val="0"/>
                  <w14:checkedState w14:val="2612" w14:font="MS Gothic"/>
                  <w14:uncheckedState w14:val="2610" w14:font="MS Gothic"/>
                </w14:checkbox>
              </w:sdtPr>
              <w:sdtContent>
                <w:r w:rsidR="00A044C2">
                  <w:rPr>
                    <w:rFonts w:ascii="MS Gothic" w:eastAsia="MS Gothic" w:hAnsi="MS Gothic" w:cstheme="minorHAnsi" w:hint="eastAsia"/>
                  </w:rPr>
                  <w:t>☐</w:t>
                </w:r>
              </w:sdtContent>
            </w:sdt>
          </w:p>
        </w:tc>
        <w:tc>
          <w:tcPr>
            <w:tcW w:w="10080" w:type="dxa"/>
          </w:tcPr>
          <w:p w14:paraId="3B02D77C" w14:textId="77777777" w:rsidR="00A044C2" w:rsidRDefault="00A044C2" w:rsidP="00AA4DE9">
            <w:pPr>
              <w:tabs>
                <w:tab w:val="left" w:pos="1425"/>
              </w:tabs>
              <w:rPr>
                <w:rFonts w:cstheme="minorHAnsi"/>
              </w:rPr>
            </w:pPr>
            <w:r>
              <w:rPr>
                <w:rFonts w:cstheme="minorHAnsi"/>
              </w:rPr>
              <w:t>Other:</w:t>
            </w:r>
          </w:p>
          <w:p w14:paraId="771182EA" w14:textId="77777777" w:rsidR="00A044C2" w:rsidRDefault="00A044C2" w:rsidP="00AA4DE9">
            <w:pPr>
              <w:rPr>
                <w:i/>
                <w:iCs/>
              </w:rPr>
            </w:pPr>
            <w:r w:rsidRPr="06400725">
              <w:rPr>
                <w:i/>
                <w:iCs/>
                <w:shd w:val="clear" w:color="auto" w:fill="E7E6E6" w:themeFill="background2"/>
              </w:rPr>
              <w:t>Describe the educational settings where research will be conducted, if not listed</w:t>
            </w:r>
            <w:r w:rsidRPr="06400725">
              <w:rPr>
                <w:i/>
                <w:iCs/>
              </w:rPr>
              <w:t>.</w:t>
            </w:r>
          </w:p>
        </w:tc>
      </w:tr>
      <w:tr w:rsidR="00A044C2" w14:paraId="7991BBF3" w14:textId="77777777" w:rsidTr="00AA4DE9">
        <w:tc>
          <w:tcPr>
            <w:tcW w:w="10705" w:type="dxa"/>
            <w:gridSpan w:val="2"/>
            <w:shd w:val="clear" w:color="auto" w:fill="F2F2F2" w:themeFill="background1" w:themeFillShade="F2"/>
          </w:tcPr>
          <w:p w14:paraId="74A1021F" w14:textId="7136005D" w:rsidR="00A044C2" w:rsidRDefault="00A044C2" w:rsidP="00092AA9">
            <w:pPr>
              <w:tabs>
                <w:tab w:val="left" w:pos="1425"/>
              </w:tabs>
              <w:rPr>
                <w:rFonts w:cstheme="minorHAnsi"/>
              </w:rPr>
            </w:pPr>
            <w:r w:rsidRPr="00AB0C03">
              <w:rPr>
                <w:rFonts w:asciiTheme="majorHAnsi" w:eastAsiaTheme="majorEastAsia" w:hAnsiTheme="majorHAnsi" w:cstheme="majorBidi"/>
                <w:b/>
                <w:bCs/>
                <w:color w:val="1F3763" w:themeColor="accent1" w:themeShade="7F"/>
                <w:sz w:val="24"/>
                <w:szCs w:val="24"/>
              </w:rPr>
              <w:t>1.</w:t>
            </w:r>
            <w:r w:rsidR="00280427">
              <w:rPr>
                <w:rFonts w:asciiTheme="majorHAnsi" w:eastAsiaTheme="majorEastAsia" w:hAnsiTheme="majorHAnsi" w:cstheme="majorBidi"/>
                <w:b/>
                <w:bCs/>
                <w:color w:val="1F3763" w:themeColor="accent1" w:themeShade="7F"/>
                <w:sz w:val="24"/>
                <w:szCs w:val="24"/>
              </w:rPr>
              <w:t>1.1</w:t>
            </w:r>
            <w:r>
              <w:rPr>
                <w:rFonts w:asciiTheme="majorHAnsi" w:eastAsiaTheme="majorEastAsia" w:hAnsiTheme="majorHAnsi" w:cstheme="majorBidi"/>
                <w:b/>
                <w:bCs/>
                <w:color w:val="1F3763" w:themeColor="accent1" w:themeShade="7F"/>
                <w:sz w:val="24"/>
                <w:szCs w:val="24"/>
              </w:rPr>
              <w:t xml:space="preserve"> </w:t>
            </w:r>
            <w:r w:rsidRPr="000E142A">
              <w:rPr>
                <w:rFonts w:cstheme="minorHAnsi"/>
              </w:rPr>
              <w:t xml:space="preserve">Research specifically involves </w:t>
            </w:r>
            <w:r w:rsidRPr="000E142A">
              <w:rPr>
                <w:rFonts w:cstheme="minorHAnsi"/>
                <w:b/>
                <w:bCs/>
              </w:rPr>
              <w:t>normal educational practices</w:t>
            </w:r>
            <w:r w:rsidRPr="000E142A">
              <w:rPr>
                <w:rFonts w:cstheme="minorHAnsi"/>
              </w:rPr>
              <w:t xml:space="preserve"> that are not likely to adversely impact students’ opportunity to learn required educational content or the assessment of educators who provide instruction. This includes most research on regular and special education instructional strategies, and research on the effectiveness of or the comparison among instructional techniques, curricula, or classroom management methods.</w:t>
            </w:r>
            <w:r w:rsidR="00036087">
              <w:rPr>
                <w:rFonts w:cstheme="minorHAnsi"/>
              </w:rPr>
              <w:br/>
            </w:r>
          </w:p>
          <w:p w14:paraId="5FDB4277" w14:textId="77777777" w:rsidR="00A044C2" w:rsidRPr="000E142A" w:rsidRDefault="00A044C2" w:rsidP="00AA4DE9">
            <w:pPr>
              <w:pStyle w:val="Heading3"/>
              <w:rPr>
                <w:rFonts w:cstheme="minorHAnsi"/>
                <w:b/>
                <w:bCs/>
              </w:rPr>
            </w:pPr>
            <w:r w:rsidRPr="00AB0C03">
              <w:rPr>
                <w:b/>
                <w:bCs/>
              </w:rPr>
              <w:t>This study involves the following education practices (Select at least one or more):</w:t>
            </w:r>
          </w:p>
        </w:tc>
      </w:tr>
      <w:tr w:rsidR="00A044C2" w14:paraId="73164BCA" w14:textId="77777777" w:rsidTr="00AA4DE9">
        <w:tc>
          <w:tcPr>
            <w:tcW w:w="625" w:type="dxa"/>
          </w:tcPr>
          <w:p w14:paraId="66E4489E" w14:textId="26010065" w:rsidR="00A044C2" w:rsidRPr="000E142A" w:rsidRDefault="00000000" w:rsidP="00AA4DE9">
            <w:pPr>
              <w:tabs>
                <w:tab w:val="left" w:pos="1425"/>
              </w:tabs>
              <w:jc w:val="center"/>
              <w:rPr>
                <w:rFonts w:cstheme="minorHAnsi"/>
              </w:rPr>
            </w:pPr>
            <w:sdt>
              <w:sdtPr>
                <w:rPr>
                  <w:rFonts w:cstheme="minorHAnsi"/>
                </w:rPr>
                <w:id w:val="-1776472774"/>
                <w14:checkbox>
                  <w14:checked w14:val="0"/>
                  <w14:checkedState w14:val="2612" w14:font="MS Gothic"/>
                  <w14:uncheckedState w14:val="2610" w14:font="MS Gothic"/>
                </w14:checkbox>
              </w:sdtPr>
              <w:sdtContent>
                <w:r w:rsidR="00932B7B">
                  <w:rPr>
                    <w:rFonts w:ascii="MS Gothic" w:eastAsia="MS Gothic" w:hAnsi="MS Gothic" w:cstheme="minorHAnsi" w:hint="eastAsia"/>
                  </w:rPr>
                  <w:t>☐</w:t>
                </w:r>
              </w:sdtContent>
            </w:sdt>
          </w:p>
        </w:tc>
        <w:tc>
          <w:tcPr>
            <w:tcW w:w="10080" w:type="dxa"/>
          </w:tcPr>
          <w:p w14:paraId="5EC2D29A" w14:textId="77777777" w:rsidR="00A044C2" w:rsidRPr="000E142A" w:rsidRDefault="00A044C2" w:rsidP="00AA4DE9">
            <w:pPr>
              <w:tabs>
                <w:tab w:val="left" w:pos="1425"/>
              </w:tabs>
              <w:rPr>
                <w:rFonts w:cstheme="minorHAnsi"/>
              </w:rPr>
            </w:pPr>
            <w:r>
              <w:rPr>
                <w:rFonts w:cstheme="minorHAnsi"/>
              </w:rPr>
              <w:t>Classroom instruction (Traditional teaching and learning that take place in a classroom setting)</w:t>
            </w:r>
          </w:p>
        </w:tc>
      </w:tr>
      <w:tr w:rsidR="00A044C2" w14:paraId="4876E089" w14:textId="77777777" w:rsidTr="00AA4DE9">
        <w:tc>
          <w:tcPr>
            <w:tcW w:w="625" w:type="dxa"/>
          </w:tcPr>
          <w:p w14:paraId="39666929" w14:textId="77777777" w:rsidR="00A044C2" w:rsidRPr="000E142A" w:rsidRDefault="00000000" w:rsidP="00AA4DE9">
            <w:pPr>
              <w:tabs>
                <w:tab w:val="left" w:pos="1425"/>
              </w:tabs>
              <w:jc w:val="center"/>
              <w:rPr>
                <w:rFonts w:cstheme="minorHAnsi"/>
              </w:rPr>
            </w:pPr>
            <w:sdt>
              <w:sdtPr>
                <w:rPr>
                  <w:rFonts w:cstheme="minorHAnsi"/>
                </w:rPr>
                <w:id w:val="1570302393"/>
                <w14:checkbox>
                  <w14:checked w14:val="0"/>
                  <w14:checkedState w14:val="2612" w14:font="MS Gothic"/>
                  <w14:uncheckedState w14:val="2610" w14:font="MS Gothic"/>
                </w14:checkbox>
              </w:sdtPr>
              <w:sdtContent>
                <w:r w:rsidR="00A044C2">
                  <w:rPr>
                    <w:rFonts w:ascii="MS Gothic" w:eastAsia="MS Gothic" w:hAnsi="MS Gothic" w:cstheme="minorHAnsi" w:hint="eastAsia"/>
                  </w:rPr>
                  <w:t>☐</w:t>
                </w:r>
              </w:sdtContent>
            </w:sdt>
          </w:p>
        </w:tc>
        <w:tc>
          <w:tcPr>
            <w:tcW w:w="10080" w:type="dxa"/>
          </w:tcPr>
          <w:p w14:paraId="28DD2F93" w14:textId="77777777" w:rsidR="00A044C2" w:rsidRPr="000E142A" w:rsidRDefault="00A044C2" w:rsidP="00AA4DE9">
            <w:pPr>
              <w:tabs>
                <w:tab w:val="left" w:pos="1425"/>
              </w:tabs>
              <w:rPr>
                <w:rFonts w:cstheme="minorHAnsi"/>
              </w:rPr>
            </w:pPr>
            <w:r>
              <w:rPr>
                <w:rFonts w:cstheme="minorHAnsi"/>
              </w:rPr>
              <w:t>Curriculum development (Designing, implementing, and evaluating educational programs and materials)</w:t>
            </w:r>
          </w:p>
        </w:tc>
      </w:tr>
      <w:tr w:rsidR="00A044C2" w14:paraId="03040B7D" w14:textId="77777777" w:rsidTr="00AA4DE9">
        <w:tc>
          <w:tcPr>
            <w:tcW w:w="625" w:type="dxa"/>
          </w:tcPr>
          <w:p w14:paraId="1390C236" w14:textId="77777777" w:rsidR="00A044C2" w:rsidRPr="000E142A" w:rsidRDefault="00000000" w:rsidP="00AA4DE9">
            <w:pPr>
              <w:tabs>
                <w:tab w:val="left" w:pos="1425"/>
              </w:tabs>
              <w:jc w:val="center"/>
              <w:rPr>
                <w:rFonts w:cstheme="minorHAnsi"/>
              </w:rPr>
            </w:pPr>
            <w:sdt>
              <w:sdtPr>
                <w:rPr>
                  <w:rFonts w:cstheme="minorHAnsi"/>
                </w:rPr>
                <w:id w:val="-721672033"/>
                <w14:checkbox>
                  <w14:checked w14:val="0"/>
                  <w14:checkedState w14:val="2612" w14:font="MS Gothic"/>
                  <w14:uncheckedState w14:val="2610" w14:font="MS Gothic"/>
                </w14:checkbox>
              </w:sdtPr>
              <w:sdtContent>
                <w:r w:rsidR="00A044C2">
                  <w:rPr>
                    <w:rFonts w:ascii="MS Gothic" w:eastAsia="MS Gothic" w:hAnsi="MS Gothic" w:cstheme="minorHAnsi" w:hint="eastAsia"/>
                  </w:rPr>
                  <w:t>☐</w:t>
                </w:r>
              </w:sdtContent>
            </w:sdt>
          </w:p>
        </w:tc>
        <w:tc>
          <w:tcPr>
            <w:tcW w:w="10080" w:type="dxa"/>
          </w:tcPr>
          <w:p w14:paraId="33774E4F" w14:textId="77777777" w:rsidR="00A044C2" w:rsidRPr="000E142A" w:rsidRDefault="00A044C2" w:rsidP="00AA4DE9">
            <w:pPr>
              <w:tabs>
                <w:tab w:val="left" w:pos="1425"/>
              </w:tabs>
              <w:rPr>
                <w:rFonts w:cstheme="minorHAnsi"/>
              </w:rPr>
            </w:pPr>
            <w:r>
              <w:rPr>
                <w:rFonts w:cstheme="minorHAnsi"/>
              </w:rPr>
              <w:t>Assessment and evaluation (Methods and tools used to measure knowledge, skills, and progress)</w:t>
            </w:r>
          </w:p>
        </w:tc>
      </w:tr>
      <w:tr w:rsidR="00A044C2" w14:paraId="3FC7F0AE" w14:textId="77777777" w:rsidTr="00AA4DE9">
        <w:tc>
          <w:tcPr>
            <w:tcW w:w="625" w:type="dxa"/>
          </w:tcPr>
          <w:p w14:paraId="4D396545" w14:textId="77777777" w:rsidR="00A044C2" w:rsidRPr="000E142A" w:rsidRDefault="00000000" w:rsidP="00AA4DE9">
            <w:pPr>
              <w:tabs>
                <w:tab w:val="left" w:pos="1425"/>
              </w:tabs>
              <w:jc w:val="center"/>
              <w:rPr>
                <w:rFonts w:cstheme="minorHAnsi"/>
              </w:rPr>
            </w:pPr>
            <w:sdt>
              <w:sdtPr>
                <w:rPr>
                  <w:rFonts w:cstheme="minorHAnsi"/>
                </w:rPr>
                <w:id w:val="-1372919712"/>
                <w14:checkbox>
                  <w14:checked w14:val="0"/>
                  <w14:checkedState w14:val="2612" w14:font="MS Gothic"/>
                  <w14:uncheckedState w14:val="2610" w14:font="MS Gothic"/>
                </w14:checkbox>
              </w:sdtPr>
              <w:sdtContent>
                <w:r w:rsidR="00A044C2">
                  <w:rPr>
                    <w:rFonts w:ascii="MS Gothic" w:eastAsia="MS Gothic" w:hAnsi="MS Gothic" w:cstheme="minorHAnsi" w:hint="eastAsia"/>
                  </w:rPr>
                  <w:t>☐</w:t>
                </w:r>
              </w:sdtContent>
            </w:sdt>
          </w:p>
        </w:tc>
        <w:tc>
          <w:tcPr>
            <w:tcW w:w="10080" w:type="dxa"/>
          </w:tcPr>
          <w:p w14:paraId="2DEEDE03" w14:textId="77777777" w:rsidR="00A044C2" w:rsidRPr="000E142A" w:rsidRDefault="00A044C2" w:rsidP="00AA4DE9">
            <w:pPr>
              <w:tabs>
                <w:tab w:val="left" w:pos="1425"/>
              </w:tabs>
              <w:rPr>
                <w:rFonts w:cstheme="minorHAnsi"/>
              </w:rPr>
            </w:pPr>
            <w:r>
              <w:rPr>
                <w:rFonts w:cstheme="minorHAnsi"/>
              </w:rPr>
              <w:t>Teacher training and professional development (Activities that enhance knowledge, skills and pedagogy)</w:t>
            </w:r>
          </w:p>
        </w:tc>
      </w:tr>
      <w:tr w:rsidR="00A044C2" w14:paraId="4A17843D" w14:textId="77777777" w:rsidTr="00AA4DE9">
        <w:tc>
          <w:tcPr>
            <w:tcW w:w="625" w:type="dxa"/>
          </w:tcPr>
          <w:p w14:paraId="74692A02" w14:textId="2B3D40B9" w:rsidR="00A044C2" w:rsidRPr="000E142A" w:rsidRDefault="00000000" w:rsidP="00AA4DE9">
            <w:pPr>
              <w:tabs>
                <w:tab w:val="left" w:pos="1425"/>
              </w:tabs>
              <w:jc w:val="center"/>
              <w:rPr>
                <w:rFonts w:cstheme="minorHAnsi"/>
              </w:rPr>
            </w:pPr>
            <w:sdt>
              <w:sdtPr>
                <w:rPr>
                  <w:rFonts w:cstheme="minorHAnsi"/>
                </w:rPr>
                <w:id w:val="402643308"/>
                <w14:checkbox>
                  <w14:checked w14:val="0"/>
                  <w14:checkedState w14:val="2612" w14:font="MS Gothic"/>
                  <w14:uncheckedState w14:val="2610" w14:font="MS Gothic"/>
                </w14:checkbox>
              </w:sdtPr>
              <w:sdtContent>
                <w:r w:rsidR="00932B7B">
                  <w:rPr>
                    <w:rFonts w:ascii="MS Gothic" w:eastAsia="MS Gothic" w:hAnsi="MS Gothic" w:cstheme="minorHAnsi" w:hint="eastAsia"/>
                  </w:rPr>
                  <w:t>☐</w:t>
                </w:r>
              </w:sdtContent>
            </w:sdt>
          </w:p>
        </w:tc>
        <w:tc>
          <w:tcPr>
            <w:tcW w:w="10080" w:type="dxa"/>
          </w:tcPr>
          <w:p w14:paraId="017D9706" w14:textId="77777777" w:rsidR="00A044C2" w:rsidRPr="000E142A" w:rsidRDefault="00A044C2" w:rsidP="00AA4DE9">
            <w:pPr>
              <w:tabs>
                <w:tab w:val="left" w:pos="1425"/>
              </w:tabs>
              <w:rPr>
                <w:rFonts w:cstheme="minorHAnsi"/>
              </w:rPr>
            </w:pPr>
            <w:r>
              <w:rPr>
                <w:rFonts w:cstheme="minorHAnsi"/>
              </w:rPr>
              <w:t xml:space="preserve">Student support services (May include career guidance, </w:t>
            </w:r>
            <w:proofErr w:type="gramStart"/>
            <w:r>
              <w:rPr>
                <w:rFonts w:cstheme="minorHAnsi"/>
              </w:rPr>
              <w:t>advising</w:t>
            </w:r>
            <w:proofErr w:type="gramEnd"/>
            <w:r>
              <w:rPr>
                <w:rFonts w:cstheme="minorHAnsi"/>
              </w:rPr>
              <w:t>, extracurricular activities)</w:t>
            </w:r>
          </w:p>
        </w:tc>
      </w:tr>
      <w:tr w:rsidR="00A044C2" w14:paraId="51F6B946" w14:textId="77777777" w:rsidTr="00AA4DE9">
        <w:tc>
          <w:tcPr>
            <w:tcW w:w="625" w:type="dxa"/>
          </w:tcPr>
          <w:p w14:paraId="033907CF" w14:textId="585F2EA1" w:rsidR="00A044C2" w:rsidRPr="000E142A" w:rsidRDefault="00000000" w:rsidP="00AA4DE9">
            <w:pPr>
              <w:tabs>
                <w:tab w:val="left" w:pos="1425"/>
              </w:tabs>
              <w:jc w:val="center"/>
              <w:rPr>
                <w:rFonts w:cstheme="minorHAnsi"/>
              </w:rPr>
            </w:pPr>
            <w:sdt>
              <w:sdtPr>
                <w:rPr>
                  <w:rFonts w:cstheme="minorHAnsi"/>
                </w:rPr>
                <w:id w:val="1967233752"/>
                <w14:checkbox>
                  <w14:checked w14:val="1"/>
                  <w14:checkedState w14:val="2612" w14:font="MS Gothic"/>
                  <w14:uncheckedState w14:val="2610" w14:font="MS Gothic"/>
                </w14:checkbox>
              </w:sdtPr>
              <w:sdtContent>
                <w:ins w:id="2" w:author="Gasaway, Mike (gasawaml)" w:date="2026-07-03T10:03:00Z" w16du:dateUtc="2026-07-03T14:03:00Z">
                  <w:r w:rsidR="00932B7B">
                    <w:rPr>
                      <w:rFonts w:ascii="MS Gothic" w:eastAsia="MS Gothic" w:hAnsi="MS Gothic" w:cstheme="minorHAnsi" w:hint="eastAsia"/>
                    </w:rPr>
                    <w:t>☒</w:t>
                  </w:r>
                </w:ins>
                <w:del w:id="3" w:author="Gasaway, Mike (gasawaml)" w:date="2026-07-03T10:03:00Z" w16du:dateUtc="2026-07-03T14:03:00Z">
                  <w:r w:rsidR="00A044C2" w:rsidDel="00932B7B">
                    <w:rPr>
                      <w:rFonts w:ascii="MS Gothic" w:eastAsia="MS Gothic" w:hAnsi="MS Gothic" w:cstheme="minorHAnsi" w:hint="eastAsia"/>
                    </w:rPr>
                    <w:delText>☐</w:delText>
                  </w:r>
                </w:del>
              </w:sdtContent>
            </w:sdt>
          </w:p>
        </w:tc>
        <w:tc>
          <w:tcPr>
            <w:tcW w:w="10080" w:type="dxa"/>
          </w:tcPr>
          <w:p w14:paraId="3DED4181" w14:textId="77777777" w:rsidR="00A044C2" w:rsidRPr="000E142A" w:rsidRDefault="00A044C2" w:rsidP="00AA4DE9">
            <w:pPr>
              <w:tabs>
                <w:tab w:val="left" w:pos="1425"/>
              </w:tabs>
              <w:rPr>
                <w:rFonts w:cstheme="minorHAnsi"/>
              </w:rPr>
            </w:pPr>
            <w:r>
              <w:rPr>
                <w:rFonts w:cstheme="minorHAnsi"/>
              </w:rPr>
              <w:t>Educational practice improvement (Teaching methods, learning strategies, educational policies, outcomes)</w:t>
            </w:r>
          </w:p>
        </w:tc>
      </w:tr>
      <w:tr w:rsidR="00A044C2" w14:paraId="279BC0AC" w14:textId="77777777" w:rsidTr="00AA4DE9">
        <w:tc>
          <w:tcPr>
            <w:tcW w:w="625" w:type="dxa"/>
          </w:tcPr>
          <w:p w14:paraId="012E80E2" w14:textId="2EDEA631" w:rsidR="00A044C2" w:rsidRPr="000E142A" w:rsidRDefault="00000000" w:rsidP="00AA4DE9">
            <w:pPr>
              <w:tabs>
                <w:tab w:val="left" w:pos="1425"/>
              </w:tabs>
              <w:jc w:val="center"/>
              <w:rPr>
                <w:rFonts w:cstheme="minorHAnsi"/>
              </w:rPr>
            </w:pPr>
            <w:sdt>
              <w:sdtPr>
                <w:rPr>
                  <w:rFonts w:cstheme="minorHAnsi"/>
                </w:rPr>
                <w:id w:val="-1024320250"/>
                <w14:checkbox>
                  <w14:checked w14:val="1"/>
                  <w14:checkedState w14:val="2612" w14:font="MS Gothic"/>
                  <w14:uncheckedState w14:val="2610" w14:font="MS Gothic"/>
                </w14:checkbox>
              </w:sdtPr>
              <w:sdtContent>
                <w:ins w:id="4" w:author="Gasaway, Mike (gasawaml)" w:date="2026-07-03T10:03:00Z" w16du:dateUtc="2026-07-03T14:03:00Z">
                  <w:r w:rsidR="00932B7B">
                    <w:rPr>
                      <w:rFonts w:ascii="MS Gothic" w:eastAsia="MS Gothic" w:hAnsi="MS Gothic" w:cstheme="minorHAnsi" w:hint="eastAsia"/>
                    </w:rPr>
                    <w:t>☒</w:t>
                  </w:r>
                </w:ins>
                <w:del w:id="5" w:author="Gasaway, Mike (gasawaml)" w:date="2026-07-03T10:03:00Z" w16du:dateUtc="2026-07-03T14:03:00Z">
                  <w:r w:rsidR="00A044C2" w:rsidDel="00932B7B">
                    <w:rPr>
                      <w:rFonts w:ascii="MS Gothic" w:eastAsia="MS Gothic" w:hAnsi="MS Gothic" w:cstheme="minorHAnsi" w:hint="eastAsia"/>
                    </w:rPr>
                    <w:delText>☐</w:delText>
                  </w:r>
                </w:del>
              </w:sdtContent>
            </w:sdt>
          </w:p>
        </w:tc>
        <w:tc>
          <w:tcPr>
            <w:tcW w:w="10080" w:type="dxa"/>
          </w:tcPr>
          <w:p w14:paraId="70131865" w14:textId="77777777" w:rsidR="00A044C2" w:rsidRPr="000E142A" w:rsidRDefault="00A044C2" w:rsidP="00AA4DE9">
            <w:pPr>
              <w:tabs>
                <w:tab w:val="left" w:pos="1425"/>
              </w:tabs>
              <w:rPr>
                <w:rFonts w:cstheme="minorHAnsi"/>
              </w:rPr>
            </w:pPr>
            <w:r>
              <w:rPr>
                <w:rFonts w:cstheme="minorHAnsi"/>
              </w:rPr>
              <w:t>Educational technology integration (Online platforms, interactive whiteboards, digital resources, software)</w:t>
            </w:r>
          </w:p>
        </w:tc>
      </w:tr>
      <w:tr w:rsidR="00A044C2" w14:paraId="4846E028" w14:textId="77777777" w:rsidTr="00AA4DE9">
        <w:tc>
          <w:tcPr>
            <w:tcW w:w="625" w:type="dxa"/>
          </w:tcPr>
          <w:p w14:paraId="1D3B4DBE" w14:textId="77777777" w:rsidR="00A044C2" w:rsidRPr="000E142A" w:rsidRDefault="00000000" w:rsidP="00AA4DE9">
            <w:pPr>
              <w:tabs>
                <w:tab w:val="left" w:pos="1425"/>
              </w:tabs>
              <w:jc w:val="center"/>
              <w:rPr>
                <w:rFonts w:cstheme="minorHAnsi"/>
              </w:rPr>
            </w:pPr>
            <w:sdt>
              <w:sdtPr>
                <w:rPr>
                  <w:rFonts w:cstheme="minorHAnsi"/>
                </w:rPr>
                <w:id w:val="-1105572831"/>
                <w14:checkbox>
                  <w14:checked w14:val="0"/>
                  <w14:checkedState w14:val="2612" w14:font="MS Gothic"/>
                  <w14:uncheckedState w14:val="2610" w14:font="MS Gothic"/>
                </w14:checkbox>
              </w:sdtPr>
              <w:sdtContent>
                <w:r w:rsidR="00A044C2">
                  <w:rPr>
                    <w:rFonts w:ascii="MS Gothic" w:eastAsia="MS Gothic" w:hAnsi="MS Gothic" w:cstheme="minorHAnsi" w:hint="eastAsia"/>
                  </w:rPr>
                  <w:t>☐</w:t>
                </w:r>
              </w:sdtContent>
            </w:sdt>
          </w:p>
        </w:tc>
        <w:tc>
          <w:tcPr>
            <w:tcW w:w="10080" w:type="dxa"/>
          </w:tcPr>
          <w:p w14:paraId="072241E7" w14:textId="77777777" w:rsidR="00A044C2" w:rsidRPr="000E142A" w:rsidRDefault="00A044C2" w:rsidP="00AA4DE9">
            <w:pPr>
              <w:tabs>
                <w:tab w:val="left" w:pos="1425"/>
              </w:tabs>
              <w:rPr>
                <w:rFonts w:cstheme="minorHAnsi"/>
              </w:rPr>
            </w:pPr>
            <w:r>
              <w:rPr>
                <w:rFonts w:cstheme="minorHAnsi"/>
              </w:rPr>
              <w:t>School administration and governance (Management, leadership policies, decision making processes)</w:t>
            </w:r>
          </w:p>
        </w:tc>
      </w:tr>
      <w:tr w:rsidR="00A044C2" w14:paraId="706A450B" w14:textId="77777777" w:rsidTr="00AA4DE9">
        <w:tc>
          <w:tcPr>
            <w:tcW w:w="625" w:type="dxa"/>
          </w:tcPr>
          <w:p w14:paraId="621242EF" w14:textId="77777777" w:rsidR="00A044C2" w:rsidRPr="008349B4" w:rsidRDefault="00000000" w:rsidP="00AA4DE9">
            <w:pPr>
              <w:tabs>
                <w:tab w:val="left" w:pos="1425"/>
              </w:tabs>
              <w:jc w:val="center"/>
              <w:rPr>
                <w:rFonts w:ascii="Segoe UI Symbol" w:hAnsi="Segoe UI Symbol" w:cs="Segoe UI Symbol"/>
                <w:b/>
                <w:bCs/>
                <w:sz w:val="24"/>
                <w:szCs w:val="24"/>
              </w:rPr>
            </w:pPr>
            <w:sdt>
              <w:sdtPr>
                <w:rPr>
                  <w:rFonts w:cstheme="minorHAnsi"/>
                </w:rPr>
                <w:id w:val="-306477561"/>
                <w14:checkbox>
                  <w14:checked w14:val="0"/>
                  <w14:checkedState w14:val="2612" w14:font="MS Gothic"/>
                  <w14:uncheckedState w14:val="2610" w14:font="MS Gothic"/>
                </w14:checkbox>
              </w:sdtPr>
              <w:sdtContent>
                <w:r w:rsidR="00A044C2">
                  <w:rPr>
                    <w:rFonts w:ascii="MS Gothic" w:eastAsia="MS Gothic" w:hAnsi="MS Gothic" w:cstheme="minorHAnsi" w:hint="eastAsia"/>
                  </w:rPr>
                  <w:t>☐</w:t>
                </w:r>
              </w:sdtContent>
            </w:sdt>
          </w:p>
        </w:tc>
        <w:tc>
          <w:tcPr>
            <w:tcW w:w="10080" w:type="dxa"/>
          </w:tcPr>
          <w:p w14:paraId="719EB3F2" w14:textId="77777777" w:rsidR="00A044C2" w:rsidRDefault="00A044C2" w:rsidP="00AA4DE9">
            <w:pPr>
              <w:tabs>
                <w:tab w:val="left" w:pos="1425"/>
              </w:tabs>
              <w:rPr>
                <w:rFonts w:cstheme="minorHAnsi"/>
              </w:rPr>
            </w:pPr>
            <w:r>
              <w:rPr>
                <w:rFonts w:cstheme="minorHAnsi"/>
              </w:rPr>
              <w:t>Parent and community involvement (Parental engagement, community partnerships, collaborations)</w:t>
            </w:r>
          </w:p>
        </w:tc>
      </w:tr>
      <w:tr w:rsidR="00A044C2" w14:paraId="3614766A" w14:textId="77777777" w:rsidTr="00AA4DE9">
        <w:tc>
          <w:tcPr>
            <w:tcW w:w="625" w:type="dxa"/>
          </w:tcPr>
          <w:p w14:paraId="37E7BA32" w14:textId="684EB80A" w:rsidR="00A044C2" w:rsidRPr="008349B4" w:rsidRDefault="00000000" w:rsidP="00AA4DE9">
            <w:pPr>
              <w:tabs>
                <w:tab w:val="left" w:pos="1425"/>
              </w:tabs>
              <w:jc w:val="center"/>
              <w:rPr>
                <w:rFonts w:ascii="Segoe UI Symbol" w:hAnsi="Segoe UI Symbol" w:cs="Segoe UI Symbol"/>
                <w:b/>
                <w:bCs/>
                <w:sz w:val="24"/>
                <w:szCs w:val="24"/>
              </w:rPr>
            </w:pPr>
            <w:sdt>
              <w:sdtPr>
                <w:rPr>
                  <w:rFonts w:cstheme="minorHAnsi"/>
                </w:rPr>
                <w:id w:val="489834582"/>
                <w14:checkbox>
                  <w14:checked w14:val="1"/>
                  <w14:checkedState w14:val="2612" w14:font="MS Gothic"/>
                  <w14:uncheckedState w14:val="2610" w14:font="MS Gothic"/>
                </w14:checkbox>
              </w:sdtPr>
              <w:sdtContent>
                <w:ins w:id="6" w:author="Gasaway, Mike (gasawaml)" w:date="2026-07-03T10:03:00Z" w16du:dateUtc="2026-07-03T14:03:00Z">
                  <w:r w:rsidR="00932B7B">
                    <w:rPr>
                      <w:rFonts w:ascii="MS Gothic" w:eastAsia="MS Gothic" w:hAnsi="MS Gothic" w:cstheme="minorHAnsi" w:hint="eastAsia"/>
                    </w:rPr>
                    <w:t>☒</w:t>
                  </w:r>
                </w:ins>
                <w:del w:id="7" w:author="Gasaway, Mike (gasawaml)" w:date="2026-07-03T10:03:00Z" w16du:dateUtc="2026-07-03T14:03:00Z">
                  <w:r w:rsidR="00A044C2" w:rsidDel="00932B7B">
                    <w:rPr>
                      <w:rFonts w:ascii="MS Gothic" w:eastAsia="MS Gothic" w:hAnsi="MS Gothic" w:cstheme="minorHAnsi" w:hint="eastAsia"/>
                    </w:rPr>
                    <w:delText>☐</w:delText>
                  </w:r>
                </w:del>
              </w:sdtContent>
            </w:sdt>
          </w:p>
        </w:tc>
        <w:tc>
          <w:tcPr>
            <w:tcW w:w="10080" w:type="dxa"/>
          </w:tcPr>
          <w:p w14:paraId="4FDEEC1A" w14:textId="77777777" w:rsidR="00A044C2" w:rsidRDefault="00A044C2" w:rsidP="00AA4DE9">
            <w:pPr>
              <w:tabs>
                <w:tab w:val="left" w:pos="1425"/>
              </w:tabs>
              <w:rPr>
                <w:rFonts w:cstheme="minorHAnsi"/>
              </w:rPr>
            </w:pPr>
            <w:r>
              <w:rPr>
                <w:rFonts w:cstheme="minorHAnsi"/>
              </w:rPr>
              <w:t>Student assessment and academic tracking (grading systems, standardized testing, performance analysis)</w:t>
            </w:r>
          </w:p>
        </w:tc>
      </w:tr>
      <w:tr w:rsidR="00A044C2" w14:paraId="3B70A550" w14:textId="77777777" w:rsidTr="00AA4DE9">
        <w:tc>
          <w:tcPr>
            <w:tcW w:w="625" w:type="dxa"/>
          </w:tcPr>
          <w:p w14:paraId="4A0F9999" w14:textId="77777777" w:rsidR="00A044C2" w:rsidRPr="008349B4" w:rsidRDefault="00000000" w:rsidP="00AA4DE9">
            <w:pPr>
              <w:tabs>
                <w:tab w:val="left" w:pos="1425"/>
              </w:tabs>
              <w:jc w:val="center"/>
              <w:rPr>
                <w:rFonts w:ascii="Segoe UI Symbol" w:hAnsi="Segoe UI Symbol" w:cs="Segoe UI Symbol"/>
                <w:b/>
                <w:bCs/>
                <w:sz w:val="24"/>
                <w:szCs w:val="24"/>
              </w:rPr>
            </w:pPr>
            <w:sdt>
              <w:sdtPr>
                <w:rPr>
                  <w:rFonts w:cstheme="minorHAnsi"/>
                </w:rPr>
                <w:id w:val="1901333824"/>
                <w14:checkbox>
                  <w14:checked w14:val="0"/>
                  <w14:checkedState w14:val="2612" w14:font="MS Gothic"/>
                  <w14:uncheckedState w14:val="2610" w14:font="MS Gothic"/>
                </w14:checkbox>
              </w:sdtPr>
              <w:sdtContent>
                <w:r w:rsidR="00A044C2">
                  <w:rPr>
                    <w:rFonts w:ascii="MS Gothic" w:eastAsia="MS Gothic" w:hAnsi="MS Gothic" w:cstheme="minorHAnsi" w:hint="eastAsia"/>
                  </w:rPr>
                  <w:t>☐</w:t>
                </w:r>
              </w:sdtContent>
            </w:sdt>
          </w:p>
        </w:tc>
        <w:tc>
          <w:tcPr>
            <w:tcW w:w="10080" w:type="dxa"/>
          </w:tcPr>
          <w:p w14:paraId="53845B4C" w14:textId="77777777" w:rsidR="00A044C2" w:rsidRDefault="00A044C2" w:rsidP="00AA4DE9">
            <w:pPr>
              <w:tabs>
                <w:tab w:val="left" w:pos="1425"/>
              </w:tabs>
              <w:rPr>
                <w:rFonts w:cstheme="minorHAnsi"/>
              </w:rPr>
            </w:pPr>
            <w:r>
              <w:rPr>
                <w:rFonts w:cstheme="minorHAnsi"/>
              </w:rPr>
              <w:t>Other:</w:t>
            </w:r>
          </w:p>
          <w:p w14:paraId="17AF4ED9" w14:textId="77777777" w:rsidR="00A044C2" w:rsidRDefault="00A044C2" w:rsidP="00AA4DE9">
            <w:pPr>
              <w:rPr>
                <w:i/>
                <w:iCs/>
              </w:rPr>
            </w:pPr>
            <w:r w:rsidRPr="06400725">
              <w:rPr>
                <w:i/>
                <w:iCs/>
                <w:shd w:val="clear" w:color="auto" w:fill="E7E6E6" w:themeFill="background2"/>
              </w:rPr>
              <w:t>Describe the educational practices being administered, if not listed.</w:t>
            </w:r>
          </w:p>
        </w:tc>
      </w:tr>
      <w:tr w:rsidR="00A044C2" w14:paraId="10A69857" w14:textId="77777777" w:rsidTr="00AA4DE9">
        <w:tc>
          <w:tcPr>
            <w:tcW w:w="10705" w:type="dxa"/>
            <w:gridSpan w:val="2"/>
            <w:shd w:val="clear" w:color="auto" w:fill="F2F2F2" w:themeFill="background1" w:themeFillShade="F2"/>
          </w:tcPr>
          <w:p w14:paraId="6B82B6AA" w14:textId="232D3466" w:rsidR="00A044C2" w:rsidRDefault="00280427" w:rsidP="00AA4DE9">
            <w:pPr>
              <w:pStyle w:val="Heading3"/>
              <w:rPr>
                <w:rFonts w:cstheme="minorHAnsi"/>
              </w:rPr>
            </w:pPr>
            <w:r>
              <w:rPr>
                <w:b/>
                <w:bCs/>
              </w:rPr>
              <w:t>1</w:t>
            </w:r>
            <w:r w:rsidR="00A044C2" w:rsidRPr="00AB0C03">
              <w:rPr>
                <w:b/>
                <w:bCs/>
              </w:rPr>
              <w:t>.1.2 This study DOES NOT involve the following: (ALL must be checked)</w:t>
            </w:r>
          </w:p>
        </w:tc>
      </w:tr>
      <w:tr w:rsidR="00A044C2" w14:paraId="2865F46C" w14:textId="77777777" w:rsidTr="00AA4DE9">
        <w:tc>
          <w:tcPr>
            <w:tcW w:w="625" w:type="dxa"/>
          </w:tcPr>
          <w:p w14:paraId="622EE964" w14:textId="5B8F27AA" w:rsidR="00A044C2" w:rsidRPr="00C10CC9" w:rsidRDefault="00000000" w:rsidP="00AA4DE9">
            <w:pPr>
              <w:pStyle w:val="Heading3"/>
              <w:jc w:val="center"/>
              <w:rPr>
                <w:b/>
                <w:bCs/>
                <w:color w:val="auto"/>
              </w:rPr>
            </w:pPr>
            <w:sdt>
              <w:sdtPr>
                <w:rPr>
                  <w:rFonts w:asciiTheme="minorHAnsi" w:hAnsiTheme="minorHAnsi" w:cstheme="minorHAnsi"/>
                  <w:color w:val="auto"/>
                  <w:sz w:val="22"/>
                  <w:szCs w:val="22"/>
                </w:rPr>
                <w:id w:val="-1541359258"/>
                <w14:checkbox>
                  <w14:checked w14:val="1"/>
                  <w14:checkedState w14:val="2612" w14:font="MS Gothic"/>
                  <w14:uncheckedState w14:val="2610" w14:font="MS Gothic"/>
                </w14:checkbox>
              </w:sdtPr>
              <w:sdtContent>
                <w:ins w:id="8" w:author="Gasaway, Mike (gasawaml)" w:date="2026-07-03T10:04:00Z" w16du:dateUtc="2026-07-03T14:04:00Z">
                  <w:r w:rsidR="00932B7B">
                    <w:rPr>
                      <w:rFonts w:ascii="MS Gothic" w:eastAsia="MS Gothic" w:hAnsi="MS Gothic" w:cstheme="minorHAnsi" w:hint="eastAsia"/>
                      <w:color w:val="auto"/>
                      <w:sz w:val="22"/>
                      <w:szCs w:val="22"/>
                    </w:rPr>
                    <w:t>☒</w:t>
                  </w:r>
                </w:ins>
                <w:del w:id="9" w:author="Gasaway, Mike (gasawaml)" w:date="2026-07-03T10:04:00Z" w16du:dateUtc="2026-07-03T14:04:00Z">
                  <w:r w:rsidR="00A044C2" w:rsidDel="00932B7B">
                    <w:rPr>
                      <w:rFonts w:ascii="MS Gothic" w:eastAsia="MS Gothic" w:hAnsi="MS Gothic" w:cstheme="minorHAnsi" w:hint="eastAsia"/>
                      <w:color w:val="auto"/>
                      <w:sz w:val="22"/>
                      <w:szCs w:val="22"/>
                    </w:rPr>
                    <w:delText>☐</w:delText>
                  </w:r>
                </w:del>
              </w:sdtContent>
            </w:sdt>
          </w:p>
        </w:tc>
        <w:tc>
          <w:tcPr>
            <w:tcW w:w="10080" w:type="dxa"/>
          </w:tcPr>
          <w:p w14:paraId="3CBC8C7A" w14:textId="77777777" w:rsidR="00A044C2" w:rsidRPr="00AB0C03" w:rsidRDefault="00A044C2" w:rsidP="00AA4DE9">
            <w:pPr>
              <w:tabs>
                <w:tab w:val="left" w:pos="1425"/>
              </w:tabs>
              <w:rPr>
                <w:b/>
                <w:bCs/>
              </w:rPr>
            </w:pPr>
            <w:r w:rsidRPr="00AB0C03">
              <w:rPr>
                <w:rFonts w:cstheme="minorHAnsi"/>
              </w:rPr>
              <w:t>Disruption of instructional time (removal from instruction or other loss of valuable learning time)</w:t>
            </w:r>
          </w:p>
        </w:tc>
      </w:tr>
      <w:tr w:rsidR="00A044C2" w14:paraId="09C5800B" w14:textId="77777777" w:rsidTr="00AA4DE9">
        <w:tc>
          <w:tcPr>
            <w:tcW w:w="625" w:type="dxa"/>
          </w:tcPr>
          <w:p w14:paraId="6A5E8D60" w14:textId="61EB99C4" w:rsidR="00A044C2" w:rsidRPr="00C10CC9" w:rsidRDefault="00000000" w:rsidP="00AA4DE9">
            <w:pPr>
              <w:pStyle w:val="Heading3"/>
              <w:jc w:val="center"/>
              <w:rPr>
                <w:b/>
                <w:bCs/>
                <w:color w:val="auto"/>
              </w:rPr>
            </w:pPr>
            <w:sdt>
              <w:sdtPr>
                <w:rPr>
                  <w:rFonts w:asciiTheme="minorHAnsi" w:hAnsiTheme="minorHAnsi" w:cstheme="minorHAnsi"/>
                  <w:color w:val="auto"/>
                  <w:sz w:val="22"/>
                  <w:szCs w:val="22"/>
                </w:rPr>
                <w:id w:val="-252819388"/>
                <w14:checkbox>
                  <w14:checked w14:val="1"/>
                  <w14:checkedState w14:val="2612" w14:font="MS Gothic"/>
                  <w14:uncheckedState w14:val="2610" w14:font="MS Gothic"/>
                </w14:checkbox>
              </w:sdtPr>
              <w:sdtContent>
                <w:ins w:id="10" w:author="Gasaway, Mike (gasawaml)" w:date="2026-07-03T10:04:00Z" w16du:dateUtc="2026-07-03T14:04:00Z">
                  <w:r w:rsidR="00932B7B">
                    <w:rPr>
                      <w:rFonts w:ascii="MS Gothic" w:eastAsia="MS Gothic" w:hAnsi="MS Gothic" w:cstheme="minorHAnsi" w:hint="eastAsia"/>
                      <w:color w:val="auto"/>
                      <w:sz w:val="22"/>
                      <w:szCs w:val="22"/>
                    </w:rPr>
                    <w:t>☒</w:t>
                  </w:r>
                </w:ins>
                <w:del w:id="11" w:author="Gasaway, Mike (gasawaml)" w:date="2026-07-03T10:04:00Z" w16du:dateUtc="2026-07-03T14:04:00Z">
                  <w:r w:rsidR="00A044C2" w:rsidDel="00932B7B">
                    <w:rPr>
                      <w:rFonts w:ascii="MS Gothic" w:eastAsia="MS Gothic" w:hAnsi="MS Gothic" w:cstheme="minorHAnsi" w:hint="eastAsia"/>
                      <w:color w:val="auto"/>
                      <w:sz w:val="22"/>
                      <w:szCs w:val="22"/>
                    </w:rPr>
                    <w:delText>☐</w:delText>
                  </w:r>
                </w:del>
              </w:sdtContent>
            </w:sdt>
          </w:p>
        </w:tc>
        <w:tc>
          <w:tcPr>
            <w:tcW w:w="10080" w:type="dxa"/>
          </w:tcPr>
          <w:p w14:paraId="48629A47" w14:textId="77777777" w:rsidR="00A044C2" w:rsidRPr="00AB0C03" w:rsidRDefault="00A044C2" w:rsidP="00AA4DE9">
            <w:pPr>
              <w:tabs>
                <w:tab w:val="left" w:pos="1425"/>
              </w:tabs>
              <w:rPr>
                <w:b/>
                <w:bCs/>
              </w:rPr>
            </w:pPr>
            <w:r w:rsidRPr="00AB0C03">
              <w:rPr>
                <w:rFonts w:cstheme="minorHAnsi"/>
              </w:rPr>
              <w:t>Distraction from core curriculum (diversion from required educational content)</w:t>
            </w:r>
          </w:p>
        </w:tc>
      </w:tr>
      <w:tr w:rsidR="00A044C2" w14:paraId="330D962C" w14:textId="77777777" w:rsidTr="00AA4DE9">
        <w:tc>
          <w:tcPr>
            <w:tcW w:w="625" w:type="dxa"/>
          </w:tcPr>
          <w:p w14:paraId="78CDEF33" w14:textId="0FC2A7CD"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1458638424"/>
                <w14:checkbox>
                  <w14:checked w14:val="1"/>
                  <w14:checkedState w14:val="2612" w14:font="MS Gothic"/>
                  <w14:uncheckedState w14:val="2610" w14:font="MS Gothic"/>
                </w14:checkbox>
              </w:sdtPr>
              <w:sdtContent>
                <w:ins w:id="12" w:author="Gasaway, Mike (gasawaml)" w:date="2026-07-03T10:04:00Z" w16du:dateUtc="2026-07-03T14:04:00Z">
                  <w:r w:rsidR="00932B7B">
                    <w:rPr>
                      <w:rFonts w:ascii="MS Gothic" w:eastAsia="MS Gothic" w:hAnsi="MS Gothic" w:cstheme="minorHAnsi" w:hint="eastAsia"/>
                      <w:color w:val="auto"/>
                      <w:sz w:val="22"/>
                      <w:szCs w:val="22"/>
                    </w:rPr>
                    <w:t>☒</w:t>
                  </w:r>
                </w:ins>
                <w:del w:id="13" w:author="Gasaway, Mike (gasawaml)" w:date="2026-07-03T10:04:00Z" w16du:dateUtc="2026-07-03T14:04:00Z">
                  <w:r w:rsidR="00A044C2" w:rsidDel="00932B7B">
                    <w:rPr>
                      <w:rFonts w:ascii="MS Gothic" w:eastAsia="MS Gothic" w:hAnsi="MS Gothic" w:cstheme="minorHAnsi" w:hint="eastAsia"/>
                      <w:color w:val="auto"/>
                      <w:sz w:val="22"/>
                      <w:szCs w:val="22"/>
                    </w:rPr>
                    <w:delText>☐</w:delText>
                  </w:r>
                </w:del>
              </w:sdtContent>
            </w:sdt>
          </w:p>
        </w:tc>
        <w:tc>
          <w:tcPr>
            <w:tcW w:w="10080" w:type="dxa"/>
          </w:tcPr>
          <w:p w14:paraId="0F5E6321" w14:textId="77777777" w:rsidR="00A044C2" w:rsidRPr="00AB0C03" w:rsidRDefault="00A044C2" w:rsidP="00AA4DE9">
            <w:pPr>
              <w:tabs>
                <w:tab w:val="left" w:pos="1425"/>
              </w:tabs>
              <w:rPr>
                <w:rFonts w:cstheme="minorHAnsi"/>
              </w:rPr>
            </w:pPr>
            <w:r w:rsidRPr="00C10CC9">
              <w:rPr>
                <w:rFonts w:cstheme="minorHAnsi"/>
              </w:rPr>
              <w:t>Inadequate instructional resources (reallocation of resources that may compromise availability or quality of resources for normal instruction)</w:t>
            </w:r>
          </w:p>
        </w:tc>
      </w:tr>
      <w:tr w:rsidR="00A044C2" w14:paraId="6CB8F0E4" w14:textId="77777777" w:rsidTr="00AA4DE9">
        <w:tc>
          <w:tcPr>
            <w:tcW w:w="625" w:type="dxa"/>
          </w:tcPr>
          <w:p w14:paraId="2B46DDC4" w14:textId="434D030C"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873894512"/>
                <w14:checkbox>
                  <w14:checked w14:val="1"/>
                  <w14:checkedState w14:val="2612" w14:font="MS Gothic"/>
                  <w14:uncheckedState w14:val="2610" w14:font="MS Gothic"/>
                </w14:checkbox>
              </w:sdtPr>
              <w:sdtContent>
                <w:ins w:id="14" w:author="Gasaway, Mike (gasawaml)" w:date="2026-07-03T10:04:00Z" w16du:dateUtc="2026-07-03T14:04:00Z">
                  <w:r w:rsidR="00932B7B">
                    <w:rPr>
                      <w:rFonts w:ascii="MS Gothic" w:eastAsia="MS Gothic" w:hAnsi="MS Gothic" w:cstheme="minorHAnsi" w:hint="eastAsia"/>
                      <w:color w:val="auto"/>
                      <w:sz w:val="22"/>
                      <w:szCs w:val="22"/>
                    </w:rPr>
                    <w:t>☒</w:t>
                  </w:r>
                </w:ins>
                <w:del w:id="15" w:author="Gasaway, Mike (gasawaml)" w:date="2026-07-03T10:04:00Z" w16du:dateUtc="2026-07-03T14:04:00Z">
                  <w:r w:rsidR="00A044C2" w:rsidDel="00932B7B">
                    <w:rPr>
                      <w:rFonts w:ascii="MS Gothic" w:eastAsia="MS Gothic" w:hAnsi="MS Gothic" w:cstheme="minorHAnsi" w:hint="eastAsia"/>
                      <w:color w:val="auto"/>
                      <w:sz w:val="22"/>
                      <w:szCs w:val="22"/>
                    </w:rPr>
                    <w:delText>☐</w:delText>
                  </w:r>
                </w:del>
              </w:sdtContent>
            </w:sdt>
          </w:p>
        </w:tc>
        <w:tc>
          <w:tcPr>
            <w:tcW w:w="10080" w:type="dxa"/>
          </w:tcPr>
          <w:p w14:paraId="58B6827E" w14:textId="77777777" w:rsidR="00A044C2" w:rsidRPr="00C10CC9" w:rsidRDefault="00A044C2" w:rsidP="00AA4DE9">
            <w:pPr>
              <w:tabs>
                <w:tab w:val="left" w:pos="1425"/>
              </w:tabs>
              <w:rPr>
                <w:rFonts w:cstheme="minorHAnsi"/>
              </w:rPr>
            </w:pPr>
            <w:r>
              <w:rPr>
                <w:rFonts w:cstheme="minorHAnsi"/>
              </w:rPr>
              <w:t>Altered instructional methods (interventions introduce new teaching approaches or techniques that deviate significantly from established instructional practices, potentially affecting familiarity, and understanding of required content)</w:t>
            </w:r>
          </w:p>
        </w:tc>
      </w:tr>
      <w:tr w:rsidR="00A044C2" w14:paraId="724ED2C3" w14:textId="77777777" w:rsidTr="00AA4DE9">
        <w:tc>
          <w:tcPr>
            <w:tcW w:w="625" w:type="dxa"/>
          </w:tcPr>
          <w:p w14:paraId="0DFE41DC" w14:textId="4F50B70F"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994772727"/>
                <w14:checkbox>
                  <w14:checked w14:val="1"/>
                  <w14:checkedState w14:val="2612" w14:font="MS Gothic"/>
                  <w14:uncheckedState w14:val="2610" w14:font="MS Gothic"/>
                </w14:checkbox>
              </w:sdtPr>
              <w:sdtContent>
                <w:ins w:id="16" w:author="Gasaway, Mike (gasawaml)" w:date="2026-07-03T10:04:00Z" w16du:dateUtc="2026-07-03T14:04:00Z">
                  <w:r w:rsidR="00932B7B">
                    <w:rPr>
                      <w:rFonts w:ascii="MS Gothic" w:eastAsia="MS Gothic" w:hAnsi="MS Gothic" w:cstheme="minorHAnsi" w:hint="eastAsia"/>
                      <w:color w:val="auto"/>
                      <w:sz w:val="22"/>
                      <w:szCs w:val="22"/>
                    </w:rPr>
                    <w:t>☒</w:t>
                  </w:r>
                </w:ins>
                <w:del w:id="17" w:author="Gasaway, Mike (gasawaml)" w:date="2026-07-03T10:04:00Z" w16du:dateUtc="2026-07-03T14:04:00Z">
                  <w:r w:rsidR="00A044C2" w:rsidDel="00932B7B">
                    <w:rPr>
                      <w:rFonts w:ascii="MS Gothic" w:eastAsia="MS Gothic" w:hAnsi="MS Gothic" w:cstheme="minorHAnsi" w:hint="eastAsia"/>
                      <w:color w:val="auto"/>
                      <w:sz w:val="22"/>
                      <w:szCs w:val="22"/>
                    </w:rPr>
                    <w:delText>☐</w:delText>
                  </w:r>
                </w:del>
              </w:sdtContent>
            </w:sdt>
          </w:p>
        </w:tc>
        <w:tc>
          <w:tcPr>
            <w:tcW w:w="10080" w:type="dxa"/>
          </w:tcPr>
          <w:p w14:paraId="6E313F1B" w14:textId="77777777" w:rsidR="00A044C2" w:rsidRDefault="00A044C2" w:rsidP="00AA4DE9">
            <w:pPr>
              <w:tabs>
                <w:tab w:val="left" w:pos="1425"/>
              </w:tabs>
              <w:rPr>
                <w:rFonts w:cstheme="minorHAnsi"/>
              </w:rPr>
            </w:pPr>
            <w:r>
              <w:rPr>
                <w:rFonts w:cstheme="minorHAnsi"/>
              </w:rPr>
              <w:t>Increased workload (research requirements pace additional burden on participants, such as collecting and analyzing data, implementing experimental interventions, or modifying instructional plans, which may detract from their ability to provide effective instruction</w:t>
            </w:r>
          </w:p>
        </w:tc>
      </w:tr>
      <w:tr w:rsidR="00A044C2" w14:paraId="6118D5DE" w14:textId="77777777" w:rsidTr="00AA4DE9">
        <w:tc>
          <w:tcPr>
            <w:tcW w:w="625" w:type="dxa"/>
          </w:tcPr>
          <w:p w14:paraId="54F868AB" w14:textId="6DA73011"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1951383430"/>
                <w14:checkbox>
                  <w14:checked w14:val="1"/>
                  <w14:checkedState w14:val="2612" w14:font="MS Gothic"/>
                  <w14:uncheckedState w14:val="2610" w14:font="MS Gothic"/>
                </w14:checkbox>
              </w:sdtPr>
              <w:sdtContent>
                <w:ins w:id="18" w:author="Gasaway, Mike (gasawaml)" w:date="2026-07-03T10:04:00Z" w16du:dateUtc="2026-07-03T14:04:00Z">
                  <w:r w:rsidR="00932B7B">
                    <w:rPr>
                      <w:rFonts w:ascii="MS Gothic" w:eastAsia="MS Gothic" w:hAnsi="MS Gothic" w:cstheme="minorHAnsi" w:hint="eastAsia"/>
                      <w:color w:val="auto"/>
                      <w:sz w:val="22"/>
                      <w:szCs w:val="22"/>
                    </w:rPr>
                    <w:t>☒</w:t>
                  </w:r>
                </w:ins>
                <w:del w:id="19" w:author="Gasaway, Mike (gasawaml)" w:date="2026-07-03T10:04:00Z" w16du:dateUtc="2026-07-03T14:04:00Z">
                  <w:r w:rsidR="00A044C2" w:rsidDel="00932B7B">
                    <w:rPr>
                      <w:rFonts w:ascii="MS Gothic" w:eastAsia="MS Gothic" w:hAnsi="MS Gothic" w:cstheme="minorHAnsi" w:hint="eastAsia"/>
                      <w:color w:val="auto"/>
                      <w:sz w:val="22"/>
                      <w:szCs w:val="22"/>
                    </w:rPr>
                    <w:delText>☐</w:delText>
                  </w:r>
                </w:del>
              </w:sdtContent>
            </w:sdt>
          </w:p>
        </w:tc>
        <w:tc>
          <w:tcPr>
            <w:tcW w:w="10080" w:type="dxa"/>
          </w:tcPr>
          <w:p w14:paraId="58D43C44" w14:textId="77777777" w:rsidR="00A044C2" w:rsidRDefault="00A044C2" w:rsidP="00AA4DE9">
            <w:pPr>
              <w:tabs>
                <w:tab w:val="left" w:pos="1425"/>
              </w:tabs>
              <w:rPr>
                <w:rFonts w:cstheme="minorHAnsi"/>
              </w:rPr>
            </w:pPr>
            <w:r>
              <w:rPr>
                <w:rFonts w:cstheme="minorHAnsi"/>
              </w:rPr>
              <w:t>Curriculum misalignment (research interventions that focus on non-core or supplementary content, leading to misalignment with the mandated curriculum and potentially causing gaps in students’ knowledge or skills in required subjects)</w:t>
            </w:r>
          </w:p>
        </w:tc>
      </w:tr>
      <w:tr w:rsidR="00A044C2" w14:paraId="5E28327D" w14:textId="77777777" w:rsidTr="00AA4DE9">
        <w:tc>
          <w:tcPr>
            <w:tcW w:w="625" w:type="dxa"/>
          </w:tcPr>
          <w:p w14:paraId="10D18556" w14:textId="4AAB46F6"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707411962"/>
                <w14:checkbox>
                  <w14:checked w14:val="1"/>
                  <w14:checkedState w14:val="2612" w14:font="MS Gothic"/>
                  <w14:uncheckedState w14:val="2610" w14:font="MS Gothic"/>
                </w14:checkbox>
              </w:sdtPr>
              <w:sdtContent>
                <w:ins w:id="20" w:author="Gasaway, Mike (gasawaml)" w:date="2026-07-03T10:04:00Z" w16du:dateUtc="2026-07-03T14:04:00Z">
                  <w:r w:rsidR="00932B7B">
                    <w:rPr>
                      <w:rFonts w:ascii="MS Gothic" w:eastAsia="MS Gothic" w:hAnsi="MS Gothic" w:cstheme="minorHAnsi" w:hint="eastAsia"/>
                      <w:color w:val="auto"/>
                      <w:sz w:val="22"/>
                      <w:szCs w:val="22"/>
                    </w:rPr>
                    <w:t>☒</w:t>
                  </w:r>
                </w:ins>
                <w:del w:id="21" w:author="Gasaway, Mike (gasawaml)" w:date="2026-07-03T10:04:00Z" w16du:dateUtc="2026-07-03T14:04:00Z">
                  <w:r w:rsidR="00A044C2" w:rsidDel="00932B7B">
                    <w:rPr>
                      <w:rFonts w:ascii="MS Gothic" w:eastAsia="MS Gothic" w:hAnsi="MS Gothic" w:cstheme="minorHAnsi" w:hint="eastAsia"/>
                      <w:color w:val="auto"/>
                      <w:sz w:val="22"/>
                      <w:szCs w:val="22"/>
                    </w:rPr>
                    <w:delText>☐</w:delText>
                  </w:r>
                </w:del>
              </w:sdtContent>
            </w:sdt>
          </w:p>
        </w:tc>
        <w:tc>
          <w:tcPr>
            <w:tcW w:w="10080" w:type="dxa"/>
          </w:tcPr>
          <w:p w14:paraId="50F4E5FE" w14:textId="77777777" w:rsidR="00A044C2" w:rsidRDefault="00A044C2" w:rsidP="00AA4DE9">
            <w:pPr>
              <w:tabs>
                <w:tab w:val="left" w:pos="1425"/>
              </w:tabs>
              <w:rPr>
                <w:rFonts w:cstheme="minorHAnsi"/>
              </w:rPr>
            </w:pPr>
            <w:r>
              <w:rPr>
                <w:rFonts w:cstheme="minorHAnsi"/>
              </w:rPr>
              <w:t>Unreliable assessment of educators (research methodologies or assessment tools that do not accurately capture the effectiveness of educators’ instructional practices, potentially leading to flawed evaluations and misrepresentation of their abilities)</w:t>
            </w:r>
          </w:p>
        </w:tc>
      </w:tr>
      <w:tr w:rsidR="00A044C2" w14:paraId="3C0D2A6E" w14:textId="77777777" w:rsidTr="00AA4DE9">
        <w:tc>
          <w:tcPr>
            <w:tcW w:w="625" w:type="dxa"/>
          </w:tcPr>
          <w:p w14:paraId="4725D0DB" w14:textId="30E296B3"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248240709"/>
                <w14:checkbox>
                  <w14:checked w14:val="1"/>
                  <w14:checkedState w14:val="2612" w14:font="MS Gothic"/>
                  <w14:uncheckedState w14:val="2610" w14:font="MS Gothic"/>
                </w14:checkbox>
              </w:sdtPr>
              <w:sdtContent>
                <w:ins w:id="22" w:author="Gasaway, Mike (gasawaml)" w:date="2026-07-03T10:04:00Z" w16du:dateUtc="2026-07-03T14:04:00Z">
                  <w:r w:rsidR="00932B7B">
                    <w:rPr>
                      <w:rFonts w:ascii="MS Gothic" w:eastAsia="MS Gothic" w:hAnsi="MS Gothic" w:cstheme="minorHAnsi" w:hint="eastAsia"/>
                      <w:color w:val="auto"/>
                      <w:sz w:val="22"/>
                      <w:szCs w:val="22"/>
                    </w:rPr>
                    <w:t>☒</w:t>
                  </w:r>
                </w:ins>
                <w:del w:id="23" w:author="Gasaway, Mike (gasawaml)" w:date="2026-07-03T10:04:00Z" w16du:dateUtc="2026-07-03T14:04:00Z">
                  <w:r w:rsidR="00A044C2" w:rsidDel="00932B7B">
                    <w:rPr>
                      <w:rFonts w:ascii="MS Gothic" w:eastAsia="MS Gothic" w:hAnsi="MS Gothic" w:cstheme="minorHAnsi" w:hint="eastAsia"/>
                      <w:color w:val="auto"/>
                      <w:sz w:val="22"/>
                      <w:szCs w:val="22"/>
                    </w:rPr>
                    <w:delText>☐</w:delText>
                  </w:r>
                </w:del>
              </w:sdtContent>
            </w:sdt>
          </w:p>
        </w:tc>
        <w:tc>
          <w:tcPr>
            <w:tcW w:w="10080" w:type="dxa"/>
          </w:tcPr>
          <w:p w14:paraId="10CA4D89" w14:textId="77777777" w:rsidR="00A044C2" w:rsidRDefault="00A044C2" w:rsidP="00AA4DE9">
            <w:pPr>
              <w:tabs>
                <w:tab w:val="left" w:pos="1425"/>
              </w:tabs>
              <w:rPr>
                <w:rFonts w:cstheme="minorHAnsi"/>
              </w:rPr>
            </w:pPr>
            <w:r>
              <w:rPr>
                <w:rFonts w:cstheme="minorHAnsi"/>
              </w:rPr>
              <w:t>Lack of professional development (projects that limit or disrupt opportunities for educators’ professional growth and training</w:t>
            </w:r>
          </w:p>
        </w:tc>
      </w:tr>
      <w:tr w:rsidR="00A044C2" w14:paraId="27206E45" w14:textId="77777777" w:rsidTr="00C262EF">
        <w:tc>
          <w:tcPr>
            <w:tcW w:w="625" w:type="dxa"/>
            <w:tcBorders>
              <w:bottom w:val="single" w:sz="4" w:space="0" w:color="auto"/>
            </w:tcBorders>
          </w:tcPr>
          <w:p w14:paraId="60219780" w14:textId="0791FDF0"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90986167"/>
                <w14:checkbox>
                  <w14:checked w14:val="1"/>
                  <w14:checkedState w14:val="2612" w14:font="MS Gothic"/>
                  <w14:uncheckedState w14:val="2610" w14:font="MS Gothic"/>
                </w14:checkbox>
              </w:sdtPr>
              <w:sdtContent>
                <w:ins w:id="24" w:author="Gasaway, Mike (gasawaml)" w:date="2026-07-03T10:04:00Z" w16du:dateUtc="2026-07-03T14:04:00Z">
                  <w:r w:rsidR="00932B7B">
                    <w:rPr>
                      <w:rFonts w:ascii="MS Gothic" w:eastAsia="MS Gothic" w:hAnsi="MS Gothic" w:cstheme="minorHAnsi" w:hint="eastAsia"/>
                      <w:color w:val="auto"/>
                      <w:sz w:val="22"/>
                      <w:szCs w:val="22"/>
                    </w:rPr>
                    <w:t>☒</w:t>
                  </w:r>
                </w:ins>
                <w:del w:id="25" w:author="Gasaway, Mike (gasawaml)" w:date="2026-07-03T10:04:00Z" w16du:dateUtc="2026-07-03T14:04:00Z">
                  <w:r w:rsidR="00A044C2" w:rsidDel="00932B7B">
                    <w:rPr>
                      <w:rFonts w:ascii="MS Gothic" w:eastAsia="MS Gothic" w:hAnsi="MS Gothic" w:cstheme="minorHAnsi" w:hint="eastAsia"/>
                      <w:color w:val="auto"/>
                      <w:sz w:val="22"/>
                      <w:szCs w:val="22"/>
                    </w:rPr>
                    <w:delText>☐</w:delText>
                  </w:r>
                </w:del>
              </w:sdtContent>
            </w:sdt>
          </w:p>
        </w:tc>
        <w:tc>
          <w:tcPr>
            <w:tcW w:w="10080" w:type="dxa"/>
            <w:tcBorders>
              <w:bottom w:val="single" w:sz="4" w:space="0" w:color="auto"/>
            </w:tcBorders>
          </w:tcPr>
          <w:p w14:paraId="03BDE5AA" w14:textId="77777777" w:rsidR="00A044C2" w:rsidRDefault="00A044C2" w:rsidP="00AA4DE9">
            <w:pPr>
              <w:tabs>
                <w:tab w:val="left" w:pos="1425"/>
              </w:tabs>
              <w:rPr>
                <w:rFonts w:cstheme="minorHAnsi"/>
              </w:rPr>
            </w:pPr>
            <w:r>
              <w:rPr>
                <w:rFonts w:cstheme="minorHAnsi"/>
              </w:rPr>
              <w:t>Negative impact on student motivation (research activities inadvertently demotivate students by disrupting the usual flow of instruction, introducing unfamiliar tasks, or creating additional stressors that affect their engagement and enthusiasm for learning.</w:t>
            </w:r>
          </w:p>
        </w:tc>
      </w:tr>
      <w:tr w:rsidR="00A044C2" w14:paraId="20ACFE2B" w14:textId="77777777" w:rsidTr="00C262EF">
        <w:tc>
          <w:tcPr>
            <w:tcW w:w="625" w:type="dxa"/>
            <w:tcBorders>
              <w:bottom w:val="single" w:sz="4" w:space="0" w:color="auto"/>
            </w:tcBorders>
          </w:tcPr>
          <w:p w14:paraId="223319CC" w14:textId="1A7A18C8"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273300436"/>
                <w14:checkbox>
                  <w14:checked w14:val="1"/>
                  <w14:checkedState w14:val="2612" w14:font="MS Gothic"/>
                  <w14:uncheckedState w14:val="2610" w14:font="MS Gothic"/>
                </w14:checkbox>
              </w:sdtPr>
              <w:sdtContent>
                <w:ins w:id="26" w:author="Gasaway, Mike (gasawaml)" w:date="2026-07-03T10:04:00Z" w16du:dateUtc="2026-07-03T14:04:00Z">
                  <w:r w:rsidR="00932B7B">
                    <w:rPr>
                      <w:rFonts w:ascii="MS Gothic" w:eastAsia="MS Gothic" w:hAnsi="MS Gothic" w:cstheme="minorHAnsi" w:hint="eastAsia"/>
                      <w:color w:val="auto"/>
                      <w:sz w:val="22"/>
                      <w:szCs w:val="22"/>
                    </w:rPr>
                    <w:t>☒</w:t>
                  </w:r>
                </w:ins>
                <w:del w:id="27" w:author="Gasaway, Mike (gasawaml)" w:date="2026-07-03T10:04:00Z" w16du:dateUtc="2026-07-03T14:04:00Z">
                  <w:r w:rsidR="00280427" w:rsidDel="00932B7B">
                    <w:rPr>
                      <w:rFonts w:ascii="MS Gothic" w:eastAsia="MS Gothic" w:hAnsi="MS Gothic" w:cstheme="minorHAnsi" w:hint="eastAsia"/>
                      <w:color w:val="auto"/>
                      <w:sz w:val="22"/>
                      <w:szCs w:val="22"/>
                    </w:rPr>
                    <w:delText>☐</w:delText>
                  </w:r>
                </w:del>
              </w:sdtContent>
            </w:sdt>
          </w:p>
        </w:tc>
        <w:tc>
          <w:tcPr>
            <w:tcW w:w="10080" w:type="dxa"/>
            <w:tcBorders>
              <w:bottom w:val="single" w:sz="4" w:space="0" w:color="auto"/>
            </w:tcBorders>
          </w:tcPr>
          <w:p w14:paraId="1D715A96" w14:textId="1A14F50A" w:rsidR="00280427" w:rsidRDefault="00A044C2" w:rsidP="00280427">
            <w:pPr>
              <w:pageBreakBefore/>
              <w:tabs>
                <w:tab w:val="left" w:pos="1425"/>
              </w:tabs>
              <w:rPr>
                <w:rFonts w:cstheme="minorHAnsi"/>
              </w:rPr>
            </w:pPr>
            <w:r>
              <w:rPr>
                <w:rFonts w:cstheme="minorHAnsi"/>
              </w:rPr>
              <w:t>Educational inequity (research projects that inadvertently exacerbate existing disparities in educational opportunities, resource allocation, or instructional support, particularly among marginalized or underrepresented student populations)</w:t>
            </w:r>
          </w:p>
        </w:tc>
      </w:tr>
      <w:tr w:rsidR="00C262EF" w14:paraId="3A04E353" w14:textId="77777777" w:rsidTr="00C262EF">
        <w:tc>
          <w:tcPr>
            <w:tcW w:w="625" w:type="dxa"/>
            <w:tcBorders>
              <w:top w:val="single" w:sz="4" w:space="0" w:color="auto"/>
              <w:left w:val="nil"/>
              <w:bottom w:val="nil"/>
              <w:right w:val="nil"/>
            </w:tcBorders>
          </w:tcPr>
          <w:p w14:paraId="7603E589" w14:textId="77777777" w:rsidR="00C262EF" w:rsidRDefault="00C262EF" w:rsidP="00C262EF"/>
          <w:p w14:paraId="5B2A518B" w14:textId="77777777" w:rsidR="00C262EF" w:rsidRPr="00C262EF" w:rsidRDefault="00C262EF" w:rsidP="00C262EF"/>
        </w:tc>
        <w:tc>
          <w:tcPr>
            <w:tcW w:w="10080" w:type="dxa"/>
            <w:tcBorders>
              <w:top w:val="single" w:sz="4" w:space="0" w:color="auto"/>
              <w:left w:val="nil"/>
              <w:bottom w:val="nil"/>
              <w:right w:val="nil"/>
            </w:tcBorders>
          </w:tcPr>
          <w:p w14:paraId="01872E39" w14:textId="77777777" w:rsidR="00C262EF" w:rsidRDefault="00C262EF" w:rsidP="00280427">
            <w:pPr>
              <w:pageBreakBefore/>
              <w:tabs>
                <w:tab w:val="left" w:pos="1425"/>
              </w:tabs>
              <w:rPr>
                <w:rFonts w:cstheme="minorHAnsi"/>
              </w:rPr>
            </w:pPr>
          </w:p>
        </w:tc>
      </w:tr>
      <w:tr w:rsidR="00A044C2" w14:paraId="05C6F9E0" w14:textId="77777777" w:rsidTr="00C262EF">
        <w:tc>
          <w:tcPr>
            <w:tcW w:w="10705" w:type="dxa"/>
            <w:gridSpan w:val="2"/>
            <w:tcBorders>
              <w:top w:val="nil"/>
            </w:tcBorders>
            <w:shd w:val="clear" w:color="auto" w:fill="BFBFBF" w:themeFill="background1" w:themeFillShade="BF"/>
          </w:tcPr>
          <w:p w14:paraId="279F6AA6" w14:textId="656A7504" w:rsidR="00A044C2" w:rsidRDefault="00280427" w:rsidP="00AA4DE9">
            <w:pPr>
              <w:pStyle w:val="Heading3"/>
              <w:rPr>
                <w:rFonts w:cstheme="majorHAnsi"/>
                <w:b/>
              </w:rPr>
            </w:pPr>
            <w:r>
              <w:rPr>
                <w:rStyle w:val="Heading2Char"/>
                <w:b/>
                <w:bCs/>
              </w:rPr>
              <w:lastRenderedPageBreak/>
              <w:t>1</w:t>
            </w:r>
            <w:r w:rsidR="00A044C2" w:rsidRPr="00583E18">
              <w:rPr>
                <w:rStyle w:val="Heading2Char"/>
                <w:b/>
                <w:bCs/>
              </w:rPr>
              <w:t xml:space="preserve">.2 </w:t>
            </w:r>
            <w:r w:rsidR="00A044C2" w:rsidRPr="00280427">
              <w:rPr>
                <w:rStyle w:val="Heading2Char"/>
                <w:b/>
                <w:bCs/>
                <w:u w:val="single"/>
              </w:rPr>
              <w:t>Category 2 – Tests, Surveys, Interviews or Observations</w:t>
            </w:r>
            <w:r w:rsidR="00A044C2" w:rsidRPr="00583E18">
              <w:rPr>
                <w:rStyle w:val="Heading2Char"/>
                <w:b/>
                <w:bCs/>
              </w:rPr>
              <w:t xml:space="preserve"> </w:t>
            </w:r>
            <w:r w:rsidR="00A044C2" w:rsidRPr="00583E18">
              <w:rPr>
                <w:rStyle w:val="Heading2Char"/>
                <w:b/>
                <w:bCs/>
                <w:color w:val="C00000"/>
              </w:rPr>
              <w:t>*</w:t>
            </w:r>
            <w:r w:rsidR="00A044C2">
              <w:rPr>
                <w:rFonts w:cstheme="majorHAnsi"/>
                <w:b/>
              </w:rPr>
              <w:t xml:space="preserve"> </w:t>
            </w:r>
          </w:p>
          <w:p w14:paraId="29CB3088" w14:textId="3DF2525B" w:rsidR="00A044C2" w:rsidRPr="00C10CC9" w:rsidRDefault="00A044C2" w:rsidP="00AA4DE9">
            <w:pPr>
              <w:pStyle w:val="Heading3"/>
              <w:rPr>
                <w:sz w:val="22"/>
                <w:szCs w:val="22"/>
              </w:rPr>
            </w:pPr>
            <w:r w:rsidRPr="06400725">
              <w:rPr>
                <w:rFonts w:asciiTheme="minorHAnsi" w:hAnsiTheme="minorHAnsi" w:cstheme="minorBidi"/>
                <w:color w:val="auto"/>
              </w:rPr>
              <w:t xml:space="preserve">Research that </w:t>
            </w:r>
            <w:r w:rsidR="00855D1B">
              <w:rPr>
                <w:rFonts w:asciiTheme="minorHAnsi" w:hAnsiTheme="minorHAnsi" w:cstheme="minorBidi"/>
                <w:color w:val="auto"/>
              </w:rPr>
              <w:t>o</w:t>
            </w:r>
            <w:r w:rsidR="00855D1B">
              <w:rPr>
                <w:rFonts w:asciiTheme="minorHAnsi" w:hAnsiTheme="minorHAnsi" w:cstheme="minorBidi"/>
              </w:rPr>
              <w:t>nly</w:t>
            </w:r>
            <w:r w:rsidRPr="06400725">
              <w:rPr>
                <w:rFonts w:asciiTheme="minorHAnsi" w:hAnsiTheme="minorHAnsi" w:cstheme="minorBidi"/>
                <w:color w:val="auto"/>
              </w:rPr>
              <w:t xml:space="preserve"> includes interactions involving one or more of the following (</w:t>
            </w:r>
            <w:r w:rsidRPr="06400725">
              <w:rPr>
                <w:rFonts w:asciiTheme="minorHAnsi" w:hAnsiTheme="minorHAnsi" w:cstheme="minorBidi"/>
                <w:color w:val="auto"/>
                <w:u w:val="single"/>
              </w:rPr>
              <w:t xml:space="preserve">check all that </w:t>
            </w:r>
            <w:r w:rsidRPr="06400725">
              <w:rPr>
                <w:rFonts w:asciiTheme="minorHAnsi" w:hAnsiTheme="minorHAnsi" w:cstheme="minorBidi"/>
                <w:color w:val="auto"/>
              </w:rPr>
              <w:t xml:space="preserve">apply; if none apply then proceed to </w:t>
            </w:r>
            <w:r w:rsidR="008C24B0">
              <w:rPr>
                <w:rFonts w:asciiTheme="minorHAnsi" w:hAnsiTheme="minorHAnsi" w:cstheme="minorBidi"/>
                <w:color w:val="auto"/>
              </w:rPr>
              <w:t>1</w:t>
            </w:r>
            <w:r w:rsidRPr="06400725">
              <w:rPr>
                <w:rFonts w:asciiTheme="minorHAnsi" w:hAnsiTheme="minorHAnsi" w:cstheme="minorBidi"/>
                <w:color w:val="auto"/>
              </w:rPr>
              <w:t>.3 Category 3):</w:t>
            </w:r>
          </w:p>
          <w:p w14:paraId="73119D28" w14:textId="77777777" w:rsidR="00A044C2" w:rsidRPr="00C10CC9" w:rsidRDefault="00A044C2" w:rsidP="00AA4DE9">
            <w:pPr>
              <w:ind w:left="438" w:hanging="438"/>
              <w:rPr>
                <w:rFonts w:cstheme="minorHAnsi"/>
                <w:b/>
              </w:rPr>
            </w:pPr>
            <w:r w:rsidRPr="006A675F">
              <w:rPr>
                <w:rFonts w:cstheme="minorHAnsi"/>
                <w:b/>
              </w:rPr>
              <w:t>(</w:t>
            </w:r>
            <w:hyperlink r:id="rId8" w:anchor="c4" w:history="1">
              <w:r w:rsidRPr="00540F40">
                <w:rPr>
                  <w:rStyle w:val="Hyperlink"/>
                  <w:rFonts w:cstheme="minorHAnsi"/>
                  <w:b/>
                  <w:i/>
                  <w:iCs/>
                </w:rPr>
                <w:t>See OHRP decision chart for category 2 Educational Tests,</w:t>
              </w:r>
              <w:r w:rsidRPr="00540F40">
                <w:rPr>
                  <w:rStyle w:val="Hyperlink"/>
                  <w:b/>
                  <w:i/>
                  <w:iCs/>
                </w:rPr>
                <w:t xml:space="preserve"> Surveys, Interviews, or Observation of Public Behavior</w:t>
              </w:r>
            </w:hyperlink>
            <w:r w:rsidRPr="006A675F">
              <w:rPr>
                <w:rFonts w:cstheme="minorHAnsi"/>
                <w:b/>
              </w:rPr>
              <w:t>)</w:t>
            </w:r>
          </w:p>
        </w:tc>
      </w:tr>
      <w:tr w:rsidR="00A044C2" w14:paraId="1DCB4053" w14:textId="77777777" w:rsidTr="00AA4DE9">
        <w:tc>
          <w:tcPr>
            <w:tcW w:w="625" w:type="dxa"/>
          </w:tcPr>
          <w:p w14:paraId="3D6CC10B" w14:textId="77777777"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1750732753"/>
                <w14:checkbox>
                  <w14:checked w14:val="0"/>
                  <w14:checkedState w14:val="2612" w14:font="MS Gothic"/>
                  <w14:uncheckedState w14:val="2610" w14:font="MS Gothic"/>
                </w14:checkbox>
              </w:sdtPr>
              <w:sdtContent>
                <w:r w:rsidR="00A044C2">
                  <w:rPr>
                    <w:rFonts w:ascii="MS Gothic" w:eastAsia="MS Gothic" w:hAnsi="MS Gothic" w:cstheme="minorHAnsi" w:hint="eastAsia"/>
                    <w:color w:val="auto"/>
                    <w:sz w:val="22"/>
                    <w:szCs w:val="22"/>
                  </w:rPr>
                  <w:t>☐</w:t>
                </w:r>
              </w:sdtContent>
            </w:sdt>
          </w:p>
        </w:tc>
        <w:tc>
          <w:tcPr>
            <w:tcW w:w="10080" w:type="dxa"/>
          </w:tcPr>
          <w:p w14:paraId="1036A575" w14:textId="77777777" w:rsidR="00A044C2" w:rsidRDefault="00A044C2" w:rsidP="00AA4DE9">
            <w:pPr>
              <w:tabs>
                <w:tab w:val="left" w:pos="1425"/>
              </w:tabs>
              <w:rPr>
                <w:rFonts w:cstheme="minorHAnsi"/>
              </w:rPr>
            </w:pPr>
            <w:r>
              <w:rPr>
                <w:rFonts w:cstheme="minorHAnsi"/>
                <w:b/>
                <w:bCs/>
              </w:rPr>
              <w:t>E</w:t>
            </w:r>
            <w:r w:rsidRPr="00112628">
              <w:rPr>
                <w:rFonts w:cstheme="minorHAnsi"/>
                <w:b/>
                <w:bCs/>
              </w:rPr>
              <w:t>ducational tests</w:t>
            </w:r>
            <w:r w:rsidRPr="0089321C">
              <w:rPr>
                <w:rFonts w:cstheme="minorHAnsi"/>
              </w:rPr>
              <w:t xml:space="preserve"> </w:t>
            </w:r>
            <w:r>
              <w:rPr>
                <w:rFonts w:cstheme="minorHAnsi"/>
              </w:rPr>
              <w:t>(cognitive, diagnostic, aptitude, achievement)</w:t>
            </w:r>
          </w:p>
          <w:p w14:paraId="1B76208B" w14:textId="77777777" w:rsidR="00A044C2" w:rsidRPr="00112628" w:rsidRDefault="00A044C2" w:rsidP="00AA4DE9">
            <w:pPr>
              <w:pStyle w:val="StatementLevel1"/>
              <w:rPr>
                <w:rFonts w:asciiTheme="minorHAnsi" w:hAnsiTheme="minorHAnsi" w:cstheme="minorBidi"/>
                <w:i/>
                <w:iCs/>
                <w:sz w:val="22"/>
                <w:szCs w:val="22"/>
              </w:rPr>
            </w:pPr>
            <w:r w:rsidRPr="06400725">
              <w:rPr>
                <w:rFonts w:asciiTheme="minorHAnsi" w:hAnsiTheme="minorHAnsi" w:cstheme="minorBidi"/>
                <w:i/>
                <w:iCs/>
                <w:sz w:val="22"/>
                <w:szCs w:val="22"/>
                <w:shd w:val="clear" w:color="auto" w:fill="E7E6E6" w:themeFill="background2"/>
              </w:rPr>
              <w:t>Describe educational tests being administered</w:t>
            </w:r>
            <w:r w:rsidRPr="06400725">
              <w:rPr>
                <w:rFonts w:asciiTheme="minorHAnsi" w:hAnsiTheme="minorHAnsi" w:cstheme="minorBidi"/>
                <w:i/>
                <w:iCs/>
                <w:sz w:val="22"/>
                <w:szCs w:val="22"/>
              </w:rPr>
              <w:t>.</w:t>
            </w:r>
          </w:p>
        </w:tc>
      </w:tr>
      <w:tr w:rsidR="00A044C2" w14:paraId="6E168AE7" w14:textId="77777777" w:rsidTr="00AA4DE9">
        <w:tc>
          <w:tcPr>
            <w:tcW w:w="625" w:type="dxa"/>
          </w:tcPr>
          <w:p w14:paraId="196F831A" w14:textId="43E43DBF"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1379922461"/>
                <w14:checkbox>
                  <w14:checked w14:val="1"/>
                  <w14:checkedState w14:val="2612" w14:font="MS Gothic"/>
                  <w14:uncheckedState w14:val="2610" w14:font="MS Gothic"/>
                </w14:checkbox>
              </w:sdtPr>
              <w:sdtContent>
                <w:ins w:id="28" w:author="Gasaway, Mike (gasawaml)" w:date="2026-07-03T10:07:00Z" w16du:dateUtc="2026-07-03T14:07:00Z">
                  <w:r w:rsidR="006057BA">
                    <w:rPr>
                      <w:rFonts w:ascii="MS Gothic" w:eastAsia="MS Gothic" w:hAnsi="MS Gothic" w:cstheme="minorHAnsi" w:hint="eastAsia"/>
                      <w:color w:val="auto"/>
                      <w:sz w:val="22"/>
                      <w:szCs w:val="22"/>
                    </w:rPr>
                    <w:t>☒</w:t>
                  </w:r>
                </w:ins>
                <w:del w:id="29" w:author="Gasaway, Mike (gasawaml)" w:date="2026-07-03T10:07:00Z" w16du:dateUtc="2026-07-03T14:07:00Z">
                  <w:r w:rsidR="00A044C2" w:rsidDel="006057BA">
                    <w:rPr>
                      <w:rFonts w:ascii="MS Gothic" w:eastAsia="MS Gothic" w:hAnsi="MS Gothic" w:cstheme="minorHAnsi" w:hint="eastAsia"/>
                      <w:color w:val="auto"/>
                      <w:sz w:val="22"/>
                      <w:szCs w:val="22"/>
                    </w:rPr>
                    <w:delText>☐</w:delText>
                  </w:r>
                </w:del>
              </w:sdtContent>
            </w:sdt>
          </w:p>
        </w:tc>
        <w:tc>
          <w:tcPr>
            <w:tcW w:w="10080" w:type="dxa"/>
          </w:tcPr>
          <w:p w14:paraId="660532D7" w14:textId="77777777" w:rsidR="00A044C2" w:rsidRDefault="00A044C2" w:rsidP="00AA4DE9">
            <w:pPr>
              <w:pStyle w:val="StatementLevel1"/>
              <w:rPr>
                <w:rFonts w:asciiTheme="minorHAnsi" w:hAnsiTheme="minorHAnsi" w:cstheme="minorHAnsi"/>
                <w:b/>
                <w:bCs/>
                <w:sz w:val="22"/>
                <w:szCs w:val="22"/>
              </w:rPr>
            </w:pPr>
            <w:r>
              <w:rPr>
                <w:rFonts w:asciiTheme="minorHAnsi" w:hAnsiTheme="minorHAnsi" w:cstheme="minorHAnsi"/>
                <w:b/>
                <w:bCs/>
                <w:sz w:val="22"/>
                <w:szCs w:val="22"/>
              </w:rPr>
              <w:t>S</w:t>
            </w:r>
            <w:r w:rsidRPr="00112628">
              <w:rPr>
                <w:rFonts w:asciiTheme="minorHAnsi" w:hAnsiTheme="minorHAnsi" w:cstheme="minorHAnsi"/>
                <w:b/>
                <w:bCs/>
                <w:sz w:val="22"/>
                <w:szCs w:val="22"/>
              </w:rPr>
              <w:t>urvey procedures</w:t>
            </w:r>
          </w:p>
          <w:p w14:paraId="707C5D5C" w14:textId="77777777" w:rsidR="00A044C2" w:rsidRPr="00112628" w:rsidRDefault="00A044C2" w:rsidP="00AA4DE9">
            <w:pPr>
              <w:pStyle w:val="StatementLevel1"/>
              <w:rPr>
                <w:rFonts w:asciiTheme="minorHAnsi" w:hAnsiTheme="minorHAnsi" w:cstheme="minorBidi"/>
                <w:i/>
                <w:iCs/>
                <w:sz w:val="22"/>
                <w:szCs w:val="22"/>
              </w:rPr>
            </w:pPr>
            <w:r w:rsidRPr="06400725">
              <w:rPr>
                <w:rFonts w:asciiTheme="minorHAnsi" w:hAnsiTheme="minorHAnsi" w:cstheme="minorBidi"/>
                <w:i/>
                <w:iCs/>
                <w:sz w:val="22"/>
                <w:szCs w:val="22"/>
                <w:shd w:val="clear" w:color="auto" w:fill="E7E6E6" w:themeFill="background2"/>
              </w:rPr>
              <w:t>Describe the survey procedures being administered</w:t>
            </w:r>
            <w:r w:rsidRPr="06400725">
              <w:rPr>
                <w:rFonts w:asciiTheme="minorHAnsi" w:hAnsiTheme="minorHAnsi" w:cstheme="minorBidi"/>
                <w:i/>
                <w:iCs/>
                <w:sz w:val="22"/>
                <w:szCs w:val="22"/>
              </w:rPr>
              <w:t>.</w:t>
            </w:r>
          </w:p>
        </w:tc>
      </w:tr>
      <w:tr w:rsidR="00A044C2" w14:paraId="7D530613" w14:textId="77777777" w:rsidTr="00AA4DE9">
        <w:tc>
          <w:tcPr>
            <w:tcW w:w="625" w:type="dxa"/>
          </w:tcPr>
          <w:p w14:paraId="71DBC31D" w14:textId="47B2F915"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210244587"/>
                <w14:checkbox>
                  <w14:checked w14:val="1"/>
                  <w14:checkedState w14:val="2612" w14:font="MS Gothic"/>
                  <w14:uncheckedState w14:val="2610" w14:font="MS Gothic"/>
                </w14:checkbox>
              </w:sdtPr>
              <w:sdtContent>
                <w:ins w:id="30" w:author="Gasaway, Mike (gasawaml)" w:date="2026-07-03T10:07:00Z" w16du:dateUtc="2026-07-03T14:07:00Z">
                  <w:r w:rsidR="006057BA">
                    <w:rPr>
                      <w:rFonts w:ascii="MS Gothic" w:eastAsia="MS Gothic" w:hAnsi="MS Gothic" w:cstheme="minorHAnsi" w:hint="eastAsia"/>
                      <w:color w:val="auto"/>
                      <w:sz w:val="22"/>
                      <w:szCs w:val="22"/>
                    </w:rPr>
                    <w:t>☒</w:t>
                  </w:r>
                </w:ins>
                <w:del w:id="31" w:author="Gasaway, Mike (gasawaml)" w:date="2026-07-03T10:07:00Z" w16du:dateUtc="2026-07-03T14:07:00Z">
                  <w:r w:rsidR="00A044C2" w:rsidDel="006057BA">
                    <w:rPr>
                      <w:rFonts w:ascii="MS Gothic" w:eastAsia="MS Gothic" w:hAnsi="MS Gothic" w:cstheme="minorHAnsi" w:hint="eastAsia"/>
                      <w:color w:val="auto"/>
                      <w:sz w:val="22"/>
                      <w:szCs w:val="22"/>
                    </w:rPr>
                    <w:delText>☐</w:delText>
                  </w:r>
                </w:del>
              </w:sdtContent>
            </w:sdt>
          </w:p>
        </w:tc>
        <w:tc>
          <w:tcPr>
            <w:tcW w:w="10080" w:type="dxa"/>
          </w:tcPr>
          <w:p w14:paraId="16D931D7" w14:textId="77777777" w:rsidR="00A044C2" w:rsidRDefault="00A044C2" w:rsidP="00AA4DE9">
            <w:pPr>
              <w:pStyle w:val="StatementLevel1"/>
              <w:rPr>
                <w:rFonts w:asciiTheme="minorHAnsi" w:hAnsiTheme="minorHAnsi" w:cstheme="minorHAnsi"/>
                <w:b/>
                <w:bCs/>
                <w:sz w:val="22"/>
                <w:szCs w:val="22"/>
              </w:rPr>
            </w:pPr>
            <w:r>
              <w:rPr>
                <w:rFonts w:asciiTheme="minorHAnsi" w:hAnsiTheme="minorHAnsi" w:cstheme="minorHAnsi"/>
                <w:b/>
                <w:bCs/>
                <w:sz w:val="22"/>
                <w:szCs w:val="22"/>
              </w:rPr>
              <w:t>I</w:t>
            </w:r>
            <w:r w:rsidRPr="00112628">
              <w:rPr>
                <w:rFonts w:asciiTheme="minorHAnsi" w:hAnsiTheme="minorHAnsi" w:cstheme="minorHAnsi"/>
                <w:b/>
                <w:bCs/>
                <w:sz w:val="22"/>
                <w:szCs w:val="22"/>
              </w:rPr>
              <w:t>nterview procedures</w:t>
            </w:r>
          </w:p>
          <w:p w14:paraId="2559B3CA" w14:textId="77777777" w:rsidR="00A044C2" w:rsidRPr="00112628" w:rsidRDefault="00A044C2" w:rsidP="00AA4DE9">
            <w:pPr>
              <w:pStyle w:val="StatementLevel1"/>
              <w:rPr>
                <w:rFonts w:asciiTheme="minorHAnsi" w:hAnsiTheme="minorHAnsi" w:cstheme="minorBidi"/>
                <w:i/>
                <w:iCs/>
                <w:sz w:val="22"/>
                <w:szCs w:val="22"/>
              </w:rPr>
            </w:pPr>
            <w:r w:rsidRPr="06400725">
              <w:rPr>
                <w:rFonts w:asciiTheme="minorHAnsi" w:hAnsiTheme="minorHAnsi" w:cstheme="minorBidi"/>
                <w:i/>
                <w:iCs/>
                <w:sz w:val="22"/>
                <w:szCs w:val="22"/>
                <w:shd w:val="clear" w:color="auto" w:fill="E7E6E6" w:themeFill="background2"/>
              </w:rPr>
              <w:t>Describe the interview procedures being administered</w:t>
            </w:r>
            <w:r w:rsidRPr="06400725">
              <w:rPr>
                <w:rFonts w:asciiTheme="minorHAnsi" w:hAnsiTheme="minorHAnsi" w:cstheme="minorBidi"/>
                <w:i/>
                <w:iCs/>
                <w:sz w:val="22"/>
                <w:szCs w:val="22"/>
              </w:rPr>
              <w:t>.</w:t>
            </w:r>
          </w:p>
        </w:tc>
      </w:tr>
      <w:tr w:rsidR="00A044C2" w14:paraId="73F7D2C4" w14:textId="77777777" w:rsidTr="00AA4DE9">
        <w:tc>
          <w:tcPr>
            <w:tcW w:w="625" w:type="dxa"/>
          </w:tcPr>
          <w:p w14:paraId="751D01DB" w14:textId="77777777"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1534003005"/>
                <w14:checkbox>
                  <w14:checked w14:val="0"/>
                  <w14:checkedState w14:val="2612" w14:font="MS Gothic"/>
                  <w14:uncheckedState w14:val="2610" w14:font="MS Gothic"/>
                </w14:checkbox>
              </w:sdtPr>
              <w:sdtContent>
                <w:r w:rsidR="00A044C2">
                  <w:rPr>
                    <w:rFonts w:ascii="MS Gothic" w:eastAsia="MS Gothic" w:hAnsi="MS Gothic" w:cstheme="minorHAnsi" w:hint="eastAsia"/>
                    <w:color w:val="auto"/>
                    <w:sz w:val="22"/>
                    <w:szCs w:val="22"/>
                  </w:rPr>
                  <w:t>☐</w:t>
                </w:r>
              </w:sdtContent>
            </w:sdt>
          </w:p>
        </w:tc>
        <w:tc>
          <w:tcPr>
            <w:tcW w:w="10080" w:type="dxa"/>
          </w:tcPr>
          <w:p w14:paraId="74DD319B" w14:textId="77777777" w:rsidR="00A044C2" w:rsidRDefault="00A044C2" w:rsidP="00AA4DE9">
            <w:pPr>
              <w:pStyle w:val="StatementLevel1"/>
              <w:rPr>
                <w:rFonts w:asciiTheme="minorHAnsi" w:hAnsiTheme="minorHAnsi" w:cstheme="minorHAnsi"/>
                <w:sz w:val="22"/>
                <w:szCs w:val="22"/>
              </w:rPr>
            </w:pPr>
            <w:r>
              <w:rPr>
                <w:rFonts w:asciiTheme="minorHAnsi" w:hAnsiTheme="minorHAnsi" w:cstheme="minorHAnsi"/>
                <w:b/>
                <w:bCs/>
                <w:sz w:val="22"/>
                <w:szCs w:val="22"/>
              </w:rPr>
              <w:t>O</w:t>
            </w:r>
            <w:r w:rsidRPr="00112628">
              <w:rPr>
                <w:rFonts w:asciiTheme="minorHAnsi" w:hAnsiTheme="minorHAnsi" w:cstheme="minorHAnsi"/>
                <w:b/>
                <w:bCs/>
                <w:sz w:val="22"/>
                <w:szCs w:val="22"/>
              </w:rPr>
              <w:t>bservation of public behavior</w:t>
            </w:r>
            <w:r w:rsidRPr="0089321C">
              <w:rPr>
                <w:rFonts w:asciiTheme="minorHAnsi" w:hAnsiTheme="minorHAnsi" w:cstheme="minorHAnsi"/>
                <w:sz w:val="22"/>
                <w:szCs w:val="22"/>
              </w:rPr>
              <w:t xml:space="preserve"> (including visual or auditory recording) </w:t>
            </w:r>
          </w:p>
          <w:p w14:paraId="64C4FBAC" w14:textId="77777777" w:rsidR="00A044C2" w:rsidRPr="00112628" w:rsidRDefault="00A044C2" w:rsidP="00AA4DE9">
            <w:pPr>
              <w:pStyle w:val="StatementLevel1"/>
              <w:rPr>
                <w:rFonts w:asciiTheme="minorHAnsi" w:hAnsiTheme="minorHAnsi" w:cstheme="minorBidi"/>
                <w:i/>
                <w:iCs/>
                <w:sz w:val="22"/>
                <w:szCs w:val="22"/>
              </w:rPr>
            </w:pPr>
            <w:r w:rsidRPr="06400725">
              <w:rPr>
                <w:rFonts w:asciiTheme="minorHAnsi" w:hAnsiTheme="minorHAnsi" w:cstheme="minorBidi"/>
                <w:i/>
                <w:iCs/>
                <w:sz w:val="22"/>
                <w:szCs w:val="22"/>
                <w:shd w:val="clear" w:color="auto" w:fill="E7E6E6" w:themeFill="background2"/>
              </w:rPr>
              <w:t>Describe the public behavior being observed and how the observation will take place</w:t>
            </w:r>
            <w:r w:rsidRPr="06400725">
              <w:rPr>
                <w:rFonts w:asciiTheme="minorHAnsi" w:hAnsiTheme="minorHAnsi" w:cstheme="minorBidi"/>
                <w:i/>
                <w:iCs/>
                <w:sz w:val="22"/>
                <w:szCs w:val="22"/>
              </w:rPr>
              <w:t>.</w:t>
            </w:r>
          </w:p>
        </w:tc>
      </w:tr>
      <w:tr w:rsidR="00A044C2" w14:paraId="760AA302" w14:textId="77777777" w:rsidTr="00AA4DE9">
        <w:tc>
          <w:tcPr>
            <w:tcW w:w="10705" w:type="dxa"/>
            <w:gridSpan w:val="2"/>
            <w:shd w:val="clear" w:color="auto" w:fill="F2F2F2" w:themeFill="background1" w:themeFillShade="F2"/>
          </w:tcPr>
          <w:p w14:paraId="055DAEE1" w14:textId="3C6CEA81" w:rsidR="00A044C2" w:rsidRDefault="00C262EF" w:rsidP="00AA4DE9">
            <w:pPr>
              <w:pStyle w:val="Heading3"/>
              <w:rPr>
                <w:rFonts w:asciiTheme="minorHAnsi" w:hAnsiTheme="minorHAnsi" w:cstheme="minorHAnsi"/>
                <w:b/>
                <w:bCs/>
                <w:sz w:val="22"/>
                <w:szCs w:val="22"/>
              </w:rPr>
            </w:pPr>
            <w:r>
              <w:rPr>
                <w:b/>
                <w:bCs/>
              </w:rPr>
              <w:t>1</w:t>
            </w:r>
            <w:r w:rsidR="00A044C2" w:rsidRPr="00C10CC9">
              <w:rPr>
                <w:b/>
                <w:bCs/>
              </w:rPr>
              <w:t>.2.1 Check all that apply of the following criteria that are met for study procedures:</w:t>
            </w:r>
          </w:p>
        </w:tc>
      </w:tr>
      <w:tr w:rsidR="00A044C2" w14:paraId="35D79E48" w14:textId="77777777" w:rsidTr="00AA4DE9">
        <w:tc>
          <w:tcPr>
            <w:tcW w:w="625" w:type="dxa"/>
          </w:tcPr>
          <w:p w14:paraId="111C898D" w14:textId="33CEAD4C"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79648032"/>
                <w14:checkbox>
                  <w14:checked w14:val="1"/>
                  <w14:checkedState w14:val="2612" w14:font="MS Gothic"/>
                  <w14:uncheckedState w14:val="2610" w14:font="MS Gothic"/>
                </w14:checkbox>
              </w:sdtPr>
              <w:sdtContent>
                <w:ins w:id="32" w:author="Gasaway, Mike (gasawaml)" w:date="2026-07-03T10:07:00Z" w16du:dateUtc="2026-07-03T14:07:00Z">
                  <w:r w:rsidR="006057BA">
                    <w:rPr>
                      <w:rFonts w:ascii="MS Gothic" w:eastAsia="MS Gothic" w:hAnsi="MS Gothic" w:cstheme="minorHAnsi" w:hint="eastAsia"/>
                      <w:color w:val="auto"/>
                      <w:sz w:val="22"/>
                      <w:szCs w:val="22"/>
                    </w:rPr>
                    <w:t>☒</w:t>
                  </w:r>
                </w:ins>
                <w:del w:id="33" w:author="Gasaway, Mike (gasawaml)" w:date="2026-07-03T10:07:00Z" w16du:dateUtc="2026-07-03T14:07:00Z">
                  <w:r w:rsidR="00A044C2" w:rsidDel="006057BA">
                    <w:rPr>
                      <w:rFonts w:ascii="MS Gothic" w:eastAsia="MS Gothic" w:hAnsi="MS Gothic" w:cstheme="minorHAnsi" w:hint="eastAsia"/>
                      <w:color w:val="auto"/>
                      <w:sz w:val="22"/>
                      <w:szCs w:val="22"/>
                    </w:rPr>
                    <w:delText>☐</w:delText>
                  </w:r>
                </w:del>
              </w:sdtContent>
            </w:sdt>
          </w:p>
        </w:tc>
        <w:tc>
          <w:tcPr>
            <w:tcW w:w="10080" w:type="dxa"/>
          </w:tcPr>
          <w:p w14:paraId="0ED5A996" w14:textId="77777777" w:rsidR="00A044C2" w:rsidRDefault="00A044C2" w:rsidP="00AA4DE9">
            <w:pPr>
              <w:pStyle w:val="StatementLevel1"/>
              <w:rPr>
                <w:rFonts w:asciiTheme="minorHAnsi" w:hAnsiTheme="minorHAnsi" w:cstheme="minorHAnsi"/>
                <w:b/>
                <w:bCs/>
                <w:sz w:val="22"/>
                <w:szCs w:val="22"/>
              </w:rPr>
            </w:pPr>
            <w:r w:rsidRPr="0089321C">
              <w:rPr>
                <w:rFonts w:asciiTheme="minorHAnsi" w:hAnsiTheme="minorHAnsi" w:cstheme="minorHAnsi"/>
                <w:sz w:val="22"/>
                <w:szCs w:val="22"/>
              </w:rPr>
              <w:t>The information obtained is recorded by the investigator in such a manner that the identity of the Human Subjects cannot be readily ascertained, directly or indirectly through identifiers linked to the subjects; OR</w:t>
            </w:r>
          </w:p>
        </w:tc>
      </w:tr>
      <w:tr w:rsidR="00A044C2" w14:paraId="02A02911" w14:textId="77777777" w:rsidTr="00AA4DE9">
        <w:tc>
          <w:tcPr>
            <w:tcW w:w="625" w:type="dxa"/>
          </w:tcPr>
          <w:p w14:paraId="2BE0123D" w14:textId="77777777"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214439222"/>
                <w14:checkbox>
                  <w14:checked w14:val="0"/>
                  <w14:checkedState w14:val="2612" w14:font="MS Gothic"/>
                  <w14:uncheckedState w14:val="2610" w14:font="MS Gothic"/>
                </w14:checkbox>
              </w:sdtPr>
              <w:sdtContent>
                <w:r w:rsidR="00A044C2">
                  <w:rPr>
                    <w:rFonts w:ascii="MS Gothic" w:eastAsia="MS Gothic" w:hAnsi="MS Gothic" w:cstheme="minorHAnsi" w:hint="eastAsia"/>
                    <w:color w:val="auto"/>
                    <w:sz w:val="22"/>
                    <w:szCs w:val="22"/>
                  </w:rPr>
                  <w:t>☐</w:t>
                </w:r>
              </w:sdtContent>
            </w:sdt>
          </w:p>
        </w:tc>
        <w:tc>
          <w:tcPr>
            <w:tcW w:w="10080" w:type="dxa"/>
          </w:tcPr>
          <w:p w14:paraId="4E287F15" w14:textId="77777777" w:rsidR="00A044C2" w:rsidRPr="00C10CC9" w:rsidRDefault="00A044C2" w:rsidP="00AA4DE9">
            <w:pPr>
              <w:pStyle w:val="StatementLevel1"/>
              <w:rPr>
                <w:rFonts w:asciiTheme="minorHAnsi" w:hAnsiTheme="minorHAnsi" w:cstheme="minorHAnsi"/>
                <w:sz w:val="22"/>
                <w:szCs w:val="22"/>
              </w:rPr>
            </w:pPr>
            <w:r w:rsidRPr="00C10CC9">
              <w:rPr>
                <w:rFonts w:asciiTheme="minorHAnsi" w:hAnsiTheme="minorHAnsi" w:cstheme="minorHAnsi"/>
                <w:sz w:val="22"/>
                <w:szCs w:val="22"/>
              </w:rPr>
              <w:t>Any disclosure of Human Subjects’ responses outside the research would not reasonably place the subjects at risk of criminal or civil liability or be damaging to the subjects’ financial standing, employability, educational advancement, or reputation, OR</w:t>
            </w:r>
          </w:p>
        </w:tc>
      </w:tr>
      <w:tr w:rsidR="00A044C2" w14:paraId="295F50CB" w14:textId="77777777" w:rsidTr="0031419F">
        <w:tc>
          <w:tcPr>
            <w:tcW w:w="625" w:type="dxa"/>
            <w:tcBorders>
              <w:bottom w:val="single" w:sz="4" w:space="0" w:color="auto"/>
            </w:tcBorders>
          </w:tcPr>
          <w:p w14:paraId="55541BE2" w14:textId="77777777"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1171098896"/>
                <w14:checkbox>
                  <w14:checked w14:val="0"/>
                  <w14:checkedState w14:val="2612" w14:font="MS Gothic"/>
                  <w14:uncheckedState w14:val="2610" w14:font="MS Gothic"/>
                </w14:checkbox>
              </w:sdtPr>
              <w:sdtContent>
                <w:r w:rsidR="00A044C2">
                  <w:rPr>
                    <w:rFonts w:ascii="MS Gothic" w:eastAsia="MS Gothic" w:hAnsi="MS Gothic" w:cstheme="minorHAnsi" w:hint="eastAsia"/>
                    <w:color w:val="auto"/>
                    <w:sz w:val="22"/>
                    <w:szCs w:val="22"/>
                  </w:rPr>
                  <w:t>☐</w:t>
                </w:r>
              </w:sdtContent>
            </w:sdt>
          </w:p>
        </w:tc>
        <w:tc>
          <w:tcPr>
            <w:tcW w:w="10080" w:type="dxa"/>
            <w:tcBorders>
              <w:bottom w:val="single" w:sz="4" w:space="0" w:color="auto"/>
            </w:tcBorders>
          </w:tcPr>
          <w:p w14:paraId="16BE9B7A" w14:textId="4817C276" w:rsidR="00A044C2" w:rsidRPr="00C10CC9" w:rsidRDefault="00A044C2" w:rsidP="00AA4DE9">
            <w:pPr>
              <w:pStyle w:val="StatementLevel1"/>
              <w:rPr>
                <w:rFonts w:asciiTheme="minorHAnsi" w:hAnsiTheme="minorHAnsi" w:cstheme="minorHAnsi"/>
                <w:sz w:val="22"/>
                <w:szCs w:val="22"/>
              </w:rPr>
            </w:pPr>
            <w:r w:rsidRPr="00C10CC9">
              <w:rPr>
                <w:rFonts w:asciiTheme="minorHAnsi" w:hAnsiTheme="minorHAnsi" w:cstheme="minorHAnsi"/>
                <w:sz w:val="22"/>
                <w:szCs w:val="22"/>
              </w:rPr>
              <w:t xml:space="preserve">The information obtained is recorded by the investigator in such a manner that the identity of the Human Subjects can be readily ascertained, directly or </w:t>
            </w:r>
            <w:proofErr w:type="gramStart"/>
            <w:r w:rsidRPr="00C10CC9">
              <w:rPr>
                <w:rFonts w:asciiTheme="minorHAnsi" w:hAnsiTheme="minorHAnsi" w:cstheme="minorHAnsi"/>
                <w:sz w:val="22"/>
                <w:szCs w:val="22"/>
              </w:rPr>
              <w:t>indirectly</w:t>
            </w:r>
            <w:proofErr w:type="gramEnd"/>
            <w:r w:rsidRPr="00C10CC9">
              <w:rPr>
                <w:rFonts w:asciiTheme="minorHAnsi" w:hAnsiTheme="minorHAnsi" w:cstheme="minorHAnsi"/>
                <w:sz w:val="22"/>
                <w:szCs w:val="22"/>
              </w:rPr>
              <w:t xml:space="preserve"> through identifiers linked to the subjects</w:t>
            </w:r>
            <w:r w:rsidR="0025740C">
              <w:rPr>
                <w:rFonts w:asciiTheme="minorHAnsi" w:hAnsiTheme="minorHAnsi" w:cstheme="minorHAnsi"/>
                <w:sz w:val="22"/>
                <w:szCs w:val="22"/>
              </w:rPr>
              <w:t xml:space="preserve"> and </w:t>
            </w:r>
            <w:r w:rsidR="004376C9">
              <w:rPr>
                <w:rFonts w:asciiTheme="minorHAnsi" w:hAnsiTheme="minorHAnsi" w:cstheme="minorHAnsi"/>
                <w:sz w:val="22"/>
                <w:szCs w:val="22"/>
              </w:rPr>
              <w:t>adequate privacy and confidentiality provisions are in place</w:t>
            </w:r>
            <w:r w:rsidR="00B51A8A">
              <w:rPr>
                <w:rFonts w:asciiTheme="minorHAnsi" w:hAnsiTheme="minorHAnsi" w:cstheme="minorHAnsi"/>
                <w:sz w:val="22"/>
                <w:szCs w:val="22"/>
              </w:rPr>
              <w:t>.</w:t>
            </w:r>
            <w:r w:rsidR="007C6062">
              <w:rPr>
                <w:rFonts w:asciiTheme="minorHAnsi" w:hAnsiTheme="minorHAnsi" w:cstheme="minorHAnsi"/>
                <w:sz w:val="22"/>
                <w:szCs w:val="22"/>
              </w:rPr>
              <w:t xml:space="preserve"> </w:t>
            </w:r>
          </w:p>
        </w:tc>
      </w:tr>
      <w:tr w:rsidR="00A044C2" w14:paraId="6C13FA4C" w14:textId="77777777" w:rsidTr="0031419F">
        <w:tc>
          <w:tcPr>
            <w:tcW w:w="10705" w:type="dxa"/>
            <w:gridSpan w:val="2"/>
            <w:tcBorders>
              <w:bottom w:val="single" w:sz="4" w:space="0" w:color="auto"/>
            </w:tcBorders>
            <w:shd w:val="clear" w:color="auto" w:fill="D9E2F3" w:themeFill="accent1" w:themeFillTint="33"/>
          </w:tcPr>
          <w:p w14:paraId="48AB3B6F" w14:textId="77777777" w:rsidR="00A044C2" w:rsidRPr="00583E18" w:rsidRDefault="00A044C2" w:rsidP="00AA4DE9">
            <w:pPr>
              <w:pStyle w:val="StatementLevel1"/>
              <w:rPr>
                <w:rFonts w:asciiTheme="minorHAnsi" w:hAnsiTheme="minorHAnsi" w:cstheme="minorHAnsi"/>
                <w:b/>
                <w:bCs/>
                <w:i/>
                <w:iCs/>
                <w:sz w:val="22"/>
                <w:szCs w:val="22"/>
              </w:rPr>
            </w:pPr>
            <w:r w:rsidRPr="00583E18">
              <w:rPr>
                <w:rFonts w:asciiTheme="minorHAnsi" w:hAnsiTheme="minorHAnsi" w:cstheme="minorHAnsi"/>
                <w:b/>
                <w:bCs/>
                <w:i/>
                <w:iCs/>
                <w:color w:val="C00000"/>
                <w:sz w:val="22"/>
                <w:szCs w:val="22"/>
              </w:rPr>
              <w:t>*NOTE: For research involving children, only educational tests and observations of public behavior are permitted when the investigator does not participate in the activities being observed. For all other research involving children, UC requires a full protocol submission. Please complete HRP-503</w:t>
            </w:r>
          </w:p>
        </w:tc>
      </w:tr>
      <w:tr w:rsidR="00C262EF" w14:paraId="4E494FF7" w14:textId="77777777" w:rsidTr="0031419F">
        <w:tc>
          <w:tcPr>
            <w:tcW w:w="10705" w:type="dxa"/>
            <w:gridSpan w:val="2"/>
            <w:tcBorders>
              <w:top w:val="single" w:sz="4" w:space="0" w:color="auto"/>
              <w:left w:val="nil"/>
              <w:bottom w:val="nil"/>
              <w:right w:val="nil"/>
            </w:tcBorders>
            <w:shd w:val="clear" w:color="auto" w:fill="FFFFFF" w:themeFill="background1"/>
          </w:tcPr>
          <w:p w14:paraId="6AF5C273" w14:textId="77777777" w:rsidR="00C262EF" w:rsidRDefault="00C262EF" w:rsidP="00AA4DE9">
            <w:pPr>
              <w:pStyle w:val="StatementLevel1"/>
              <w:rPr>
                <w:rFonts w:asciiTheme="minorHAnsi" w:hAnsiTheme="minorHAnsi" w:cstheme="minorHAnsi"/>
                <w:b/>
                <w:bCs/>
                <w:i/>
                <w:iCs/>
                <w:color w:val="C00000"/>
                <w:sz w:val="22"/>
                <w:szCs w:val="22"/>
              </w:rPr>
            </w:pPr>
          </w:p>
          <w:p w14:paraId="2C26243F" w14:textId="77777777" w:rsidR="00C262EF" w:rsidRPr="00583E18" w:rsidRDefault="00C262EF" w:rsidP="00AA4DE9">
            <w:pPr>
              <w:pStyle w:val="StatementLevel1"/>
              <w:rPr>
                <w:rFonts w:asciiTheme="minorHAnsi" w:hAnsiTheme="minorHAnsi" w:cstheme="minorHAnsi"/>
                <w:b/>
                <w:bCs/>
                <w:i/>
                <w:iCs/>
                <w:color w:val="C00000"/>
                <w:sz w:val="22"/>
                <w:szCs w:val="22"/>
              </w:rPr>
            </w:pPr>
          </w:p>
        </w:tc>
      </w:tr>
      <w:tr w:rsidR="00A044C2" w14:paraId="681EEC61" w14:textId="77777777" w:rsidTr="0031419F">
        <w:tc>
          <w:tcPr>
            <w:tcW w:w="10705" w:type="dxa"/>
            <w:gridSpan w:val="2"/>
            <w:tcBorders>
              <w:top w:val="nil"/>
            </w:tcBorders>
            <w:shd w:val="clear" w:color="auto" w:fill="BFBFBF" w:themeFill="background1" w:themeFillShade="BF"/>
          </w:tcPr>
          <w:p w14:paraId="557621CE" w14:textId="3690C61E" w:rsidR="00A044C2" w:rsidRPr="00FA2D8A" w:rsidRDefault="00C262EF" w:rsidP="00AA4DE9">
            <w:pPr>
              <w:pStyle w:val="Heading2"/>
              <w:rPr>
                <w:b/>
                <w:bCs/>
              </w:rPr>
            </w:pPr>
            <w:r>
              <w:rPr>
                <w:b/>
                <w:bCs/>
              </w:rPr>
              <w:t>1</w:t>
            </w:r>
            <w:r w:rsidR="00A044C2" w:rsidRPr="06400725">
              <w:rPr>
                <w:b/>
                <w:bCs/>
              </w:rPr>
              <w:t xml:space="preserve">.3 </w:t>
            </w:r>
            <w:r w:rsidR="00A044C2" w:rsidRPr="00C262EF">
              <w:rPr>
                <w:b/>
                <w:bCs/>
                <w:u w:val="single"/>
              </w:rPr>
              <w:t>Category 3 - Benign Behavioral Interventions</w:t>
            </w:r>
            <w:r w:rsidR="00A044C2" w:rsidRPr="06400725">
              <w:rPr>
                <w:b/>
                <w:bCs/>
                <w:color w:val="C00000"/>
              </w:rPr>
              <w:t>*</w:t>
            </w:r>
            <w:r w:rsidR="00A044C2" w:rsidRPr="06400725">
              <w:rPr>
                <w:b/>
                <w:bCs/>
              </w:rPr>
              <w:t xml:space="preserve"> </w:t>
            </w:r>
            <w:r w:rsidR="00A044C2" w:rsidRPr="06400725">
              <w:rPr>
                <w:rFonts w:asciiTheme="minorHAnsi" w:hAnsiTheme="minorHAnsi" w:cstheme="minorBidi"/>
                <w:color w:val="auto"/>
                <w:sz w:val="22"/>
                <w:szCs w:val="22"/>
              </w:rPr>
              <w:t>For the purpose of this provision, benign behavioral interventions are brief in duration, harmless, painless, not physically invasive, not likely to have a significant adverse lasting impact on the subjects, and the investigator has no reason to think the subjects will find the interventions offensive or embarrassing. Examples of such benign behavioral interventions would include having the subjects play an online game, having them solve puzzles under various noise conditions, or having them decide how to allocate a nominal amount of received cash between themselves and someone else (</w:t>
            </w:r>
            <w:r w:rsidR="00A044C2" w:rsidRPr="06400725">
              <w:rPr>
                <w:rFonts w:asciiTheme="minorHAnsi" w:hAnsiTheme="minorHAnsi" w:cstheme="minorBidi"/>
                <w:color w:val="auto"/>
                <w:sz w:val="22"/>
                <w:szCs w:val="22"/>
                <w:u w:val="single"/>
              </w:rPr>
              <w:t>both must be checked</w:t>
            </w:r>
            <w:r w:rsidR="00A044C2" w:rsidRPr="06400725">
              <w:rPr>
                <w:rFonts w:asciiTheme="minorHAnsi" w:hAnsiTheme="minorHAnsi" w:cstheme="minorBidi"/>
                <w:color w:val="auto"/>
                <w:sz w:val="22"/>
                <w:szCs w:val="22"/>
              </w:rPr>
              <w:t xml:space="preserve">; if none apply then proceed to </w:t>
            </w:r>
            <w:r>
              <w:rPr>
                <w:rFonts w:asciiTheme="minorHAnsi" w:hAnsiTheme="minorHAnsi" w:cstheme="minorBidi"/>
                <w:color w:val="auto"/>
                <w:sz w:val="22"/>
                <w:szCs w:val="22"/>
              </w:rPr>
              <w:t>1</w:t>
            </w:r>
            <w:r w:rsidR="00A044C2" w:rsidRPr="06400725">
              <w:rPr>
                <w:rFonts w:asciiTheme="minorHAnsi" w:hAnsiTheme="minorHAnsi" w:cstheme="minorBidi"/>
                <w:color w:val="auto"/>
                <w:sz w:val="22"/>
                <w:szCs w:val="22"/>
              </w:rPr>
              <w:t>.4 Category 4)</w:t>
            </w:r>
            <w:r w:rsidR="00A044C2" w:rsidRPr="06400725">
              <w:rPr>
                <w:rFonts w:cstheme="minorBidi"/>
                <w:b/>
                <w:bCs/>
                <w:color w:val="auto"/>
              </w:rPr>
              <w:t xml:space="preserve"> </w:t>
            </w:r>
          </w:p>
          <w:p w14:paraId="2FFBC0C4" w14:textId="77777777" w:rsidR="00A044C2" w:rsidRPr="00C10CC9" w:rsidRDefault="00A044C2" w:rsidP="00AA4DE9">
            <w:pPr>
              <w:ind w:left="438" w:hanging="438"/>
              <w:rPr>
                <w:rFonts w:cstheme="minorHAnsi"/>
              </w:rPr>
            </w:pPr>
            <w:r w:rsidRPr="006A675F">
              <w:rPr>
                <w:rFonts w:cstheme="minorHAnsi"/>
                <w:b/>
              </w:rPr>
              <w:t>(</w:t>
            </w:r>
            <w:hyperlink r:id="rId9" w:anchor="c5" w:history="1">
              <w:r w:rsidRPr="007F2692">
                <w:rPr>
                  <w:rStyle w:val="Hyperlink"/>
                  <w:rFonts w:cstheme="minorHAnsi"/>
                  <w:b/>
                  <w:i/>
                  <w:iCs/>
                </w:rPr>
                <w:t xml:space="preserve">See OHRP decision chart for category </w:t>
              </w:r>
              <w:r>
                <w:rPr>
                  <w:rStyle w:val="Hyperlink"/>
                  <w:rFonts w:cstheme="minorHAnsi"/>
                  <w:b/>
                  <w:i/>
                  <w:iCs/>
                </w:rPr>
                <w:t>3</w:t>
              </w:r>
              <w:r w:rsidRPr="007F2692">
                <w:rPr>
                  <w:rStyle w:val="Hyperlink"/>
                  <w:rFonts w:cstheme="minorHAnsi"/>
                  <w:b/>
                  <w:i/>
                  <w:iCs/>
                </w:rPr>
                <w:t xml:space="preserve"> Benign Behavioral Interventions</w:t>
              </w:r>
            </w:hyperlink>
            <w:r w:rsidRPr="006A675F">
              <w:rPr>
                <w:rFonts w:cstheme="minorHAnsi"/>
                <w:b/>
              </w:rPr>
              <w:t>)</w:t>
            </w:r>
          </w:p>
        </w:tc>
      </w:tr>
      <w:tr w:rsidR="00A044C2" w14:paraId="6682E051" w14:textId="77777777" w:rsidTr="00AA4DE9">
        <w:tc>
          <w:tcPr>
            <w:tcW w:w="625" w:type="dxa"/>
          </w:tcPr>
          <w:p w14:paraId="055F2287" w14:textId="77777777"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1243713484"/>
                <w14:checkbox>
                  <w14:checked w14:val="0"/>
                  <w14:checkedState w14:val="2612" w14:font="MS Gothic"/>
                  <w14:uncheckedState w14:val="2610" w14:font="MS Gothic"/>
                </w14:checkbox>
              </w:sdtPr>
              <w:sdtContent>
                <w:r w:rsidR="00A044C2">
                  <w:rPr>
                    <w:rFonts w:ascii="MS Gothic" w:eastAsia="MS Gothic" w:hAnsi="MS Gothic" w:cstheme="minorHAnsi" w:hint="eastAsia"/>
                    <w:color w:val="auto"/>
                    <w:sz w:val="22"/>
                    <w:szCs w:val="22"/>
                  </w:rPr>
                  <w:t>☐</w:t>
                </w:r>
              </w:sdtContent>
            </w:sdt>
          </w:p>
        </w:tc>
        <w:tc>
          <w:tcPr>
            <w:tcW w:w="10080" w:type="dxa"/>
          </w:tcPr>
          <w:p w14:paraId="2DBC4DFD" w14:textId="77777777" w:rsidR="00A044C2" w:rsidRDefault="00A044C2" w:rsidP="00AA4DE9">
            <w:pPr>
              <w:pStyle w:val="StatementLevel1"/>
              <w:rPr>
                <w:rFonts w:asciiTheme="minorHAnsi" w:hAnsiTheme="minorHAnsi" w:cstheme="minorBidi"/>
                <w:sz w:val="22"/>
                <w:szCs w:val="22"/>
              </w:rPr>
            </w:pPr>
            <w:r w:rsidRPr="1180D75E">
              <w:rPr>
                <w:rFonts w:asciiTheme="minorHAnsi" w:hAnsiTheme="minorHAnsi" w:cstheme="minorBidi"/>
                <w:sz w:val="22"/>
                <w:szCs w:val="22"/>
              </w:rPr>
              <w:t xml:space="preserve">Research involving benign </w:t>
            </w:r>
            <w:r w:rsidRPr="00112628">
              <w:rPr>
                <w:rFonts w:asciiTheme="minorHAnsi" w:hAnsiTheme="minorHAnsi" w:cstheme="minorBidi"/>
                <w:b/>
                <w:bCs/>
                <w:sz w:val="22"/>
                <w:szCs w:val="22"/>
              </w:rPr>
              <w:t xml:space="preserve">behavioral </w:t>
            </w:r>
            <w:r w:rsidRPr="1180D75E">
              <w:rPr>
                <w:rFonts w:asciiTheme="minorHAnsi" w:hAnsiTheme="minorHAnsi" w:cstheme="minorBidi"/>
                <w:b/>
                <w:bCs/>
                <w:sz w:val="22"/>
                <w:szCs w:val="22"/>
              </w:rPr>
              <w:t>int</w:t>
            </w:r>
            <w:r w:rsidRPr="00112628">
              <w:rPr>
                <w:rFonts w:asciiTheme="minorHAnsi" w:hAnsiTheme="minorHAnsi" w:cstheme="minorBidi"/>
                <w:b/>
                <w:bCs/>
                <w:sz w:val="22"/>
                <w:szCs w:val="22"/>
              </w:rPr>
              <w:t>erventions</w:t>
            </w:r>
            <w:r w:rsidRPr="1180D75E">
              <w:rPr>
                <w:rFonts w:asciiTheme="minorHAnsi" w:hAnsiTheme="minorHAnsi" w:cstheme="minorBidi"/>
                <w:sz w:val="22"/>
                <w:szCs w:val="22"/>
              </w:rPr>
              <w:t xml:space="preserve"> in conjunction with the collection of information from an adult</w:t>
            </w:r>
            <w:r w:rsidRPr="00112628">
              <w:rPr>
                <w:rFonts w:asciiTheme="minorHAnsi" w:hAnsiTheme="minorHAnsi" w:cstheme="minorBidi"/>
                <w:b/>
                <w:bCs/>
                <w:sz w:val="22"/>
                <w:szCs w:val="22"/>
              </w:rPr>
              <w:t xml:space="preserve"> </w:t>
            </w:r>
            <w:r w:rsidRPr="1180D75E">
              <w:rPr>
                <w:rFonts w:asciiTheme="minorHAnsi" w:hAnsiTheme="minorHAnsi" w:cstheme="minorBidi"/>
                <w:sz w:val="22"/>
                <w:szCs w:val="22"/>
              </w:rPr>
              <w:t>subject through verbal or written responses (including data entry) or audiovisual recordin</w:t>
            </w:r>
            <w:r>
              <w:rPr>
                <w:rFonts w:asciiTheme="minorHAnsi" w:hAnsiTheme="minorHAnsi" w:cstheme="minorBidi"/>
                <w:sz w:val="22"/>
                <w:szCs w:val="22"/>
              </w:rPr>
              <w:t>g.</w:t>
            </w:r>
          </w:p>
          <w:p w14:paraId="2C08BE8D" w14:textId="77777777" w:rsidR="00A044C2" w:rsidRPr="00112628" w:rsidRDefault="00A044C2" w:rsidP="00AA4DE9">
            <w:pPr>
              <w:pStyle w:val="StatementLevel1"/>
              <w:rPr>
                <w:rFonts w:asciiTheme="minorHAnsi" w:hAnsiTheme="minorHAnsi" w:cstheme="minorBidi"/>
                <w:i/>
                <w:iCs/>
                <w:sz w:val="22"/>
                <w:szCs w:val="22"/>
              </w:rPr>
            </w:pPr>
            <w:r w:rsidRPr="06400725">
              <w:rPr>
                <w:rFonts w:asciiTheme="minorHAnsi" w:hAnsiTheme="minorHAnsi" w:cstheme="minorBidi"/>
                <w:i/>
                <w:iCs/>
                <w:sz w:val="22"/>
                <w:szCs w:val="22"/>
                <w:shd w:val="clear" w:color="auto" w:fill="E7E6E6" w:themeFill="background2"/>
              </w:rPr>
              <w:t>Describe the behavioral interventions and how responses will be recorded</w:t>
            </w:r>
            <w:r w:rsidRPr="06400725">
              <w:rPr>
                <w:rFonts w:asciiTheme="minorHAnsi" w:hAnsiTheme="minorHAnsi" w:cstheme="minorBidi"/>
                <w:i/>
                <w:iCs/>
                <w:sz w:val="22"/>
                <w:szCs w:val="22"/>
              </w:rPr>
              <w:t>.</w:t>
            </w:r>
          </w:p>
        </w:tc>
      </w:tr>
      <w:tr w:rsidR="00A044C2" w14:paraId="6025F882" w14:textId="77777777" w:rsidTr="00AA4DE9">
        <w:tc>
          <w:tcPr>
            <w:tcW w:w="625" w:type="dxa"/>
          </w:tcPr>
          <w:p w14:paraId="45E46D00" w14:textId="77777777"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666251211"/>
                <w14:checkbox>
                  <w14:checked w14:val="0"/>
                  <w14:checkedState w14:val="2612" w14:font="MS Gothic"/>
                  <w14:uncheckedState w14:val="2610" w14:font="MS Gothic"/>
                </w14:checkbox>
              </w:sdtPr>
              <w:sdtContent>
                <w:r w:rsidR="00A044C2">
                  <w:rPr>
                    <w:rFonts w:ascii="MS Gothic" w:eastAsia="MS Gothic" w:hAnsi="MS Gothic" w:cstheme="minorHAnsi" w:hint="eastAsia"/>
                    <w:color w:val="auto"/>
                    <w:sz w:val="22"/>
                    <w:szCs w:val="22"/>
                  </w:rPr>
                  <w:t>☐</w:t>
                </w:r>
              </w:sdtContent>
            </w:sdt>
          </w:p>
        </w:tc>
        <w:tc>
          <w:tcPr>
            <w:tcW w:w="10080" w:type="dxa"/>
          </w:tcPr>
          <w:p w14:paraId="67367037" w14:textId="77777777" w:rsidR="00A044C2" w:rsidRPr="00EB02A8" w:rsidRDefault="00A044C2" w:rsidP="00AA4DE9">
            <w:pPr>
              <w:pStyle w:val="StatementLevel1"/>
              <w:rPr>
                <w:rFonts w:asciiTheme="minorHAnsi" w:hAnsiTheme="minorHAnsi" w:cstheme="minorBidi"/>
                <w:sz w:val="22"/>
                <w:szCs w:val="22"/>
              </w:rPr>
            </w:pPr>
            <w:r w:rsidRPr="00EB02A8">
              <w:rPr>
                <w:rFonts w:asciiTheme="minorHAnsi" w:hAnsiTheme="minorHAnsi" w:cstheme="minorBidi"/>
                <w:sz w:val="22"/>
                <w:szCs w:val="22"/>
              </w:rPr>
              <w:t xml:space="preserve">The </w:t>
            </w:r>
            <w:r w:rsidRPr="00EB02A8">
              <w:rPr>
                <w:rFonts w:asciiTheme="minorHAnsi" w:hAnsiTheme="minorHAnsi" w:cstheme="minorBidi"/>
                <w:b/>
                <w:bCs/>
                <w:sz w:val="22"/>
                <w:szCs w:val="22"/>
              </w:rPr>
              <w:t xml:space="preserve">adult </w:t>
            </w:r>
            <w:r w:rsidRPr="00EB02A8">
              <w:rPr>
                <w:rFonts w:asciiTheme="minorHAnsi" w:hAnsiTheme="minorHAnsi" w:cstheme="minorBidi"/>
                <w:sz w:val="22"/>
                <w:szCs w:val="22"/>
              </w:rPr>
              <w:t xml:space="preserve">subject prospectively agrees </w:t>
            </w:r>
            <w:proofErr w:type="gramStart"/>
            <w:r w:rsidRPr="00EB02A8">
              <w:rPr>
                <w:rFonts w:asciiTheme="minorHAnsi" w:hAnsiTheme="minorHAnsi" w:cstheme="minorBidi"/>
                <w:sz w:val="22"/>
                <w:szCs w:val="22"/>
              </w:rPr>
              <w:t>to</w:t>
            </w:r>
            <w:proofErr w:type="gramEnd"/>
            <w:r w:rsidRPr="00EB02A8">
              <w:rPr>
                <w:rFonts w:asciiTheme="minorHAnsi" w:hAnsiTheme="minorHAnsi" w:cstheme="minorBidi"/>
                <w:sz w:val="22"/>
                <w:szCs w:val="22"/>
              </w:rPr>
              <w:t xml:space="preserve"> the intervention and information collection. This means that research must only include adults who have the decision-making capacity to consent to research. </w:t>
            </w:r>
          </w:p>
          <w:p w14:paraId="2E7BD84E" w14:textId="77777777" w:rsidR="00A044C2" w:rsidRPr="00EB02A8" w:rsidRDefault="00A044C2" w:rsidP="00AA4DE9">
            <w:pPr>
              <w:pStyle w:val="StatementLevel1"/>
              <w:rPr>
                <w:rFonts w:asciiTheme="minorHAnsi" w:hAnsiTheme="minorHAnsi" w:cstheme="minorBidi"/>
                <w:i/>
                <w:iCs/>
                <w:sz w:val="22"/>
                <w:szCs w:val="22"/>
              </w:rPr>
            </w:pPr>
            <w:r w:rsidRPr="06400725">
              <w:rPr>
                <w:rFonts w:asciiTheme="minorHAnsi" w:hAnsiTheme="minorHAnsi" w:cstheme="minorBidi"/>
                <w:i/>
                <w:iCs/>
                <w:sz w:val="22"/>
                <w:szCs w:val="22"/>
                <w:shd w:val="clear" w:color="auto" w:fill="E7E6E6" w:themeFill="background2"/>
              </w:rPr>
              <w:t>Describe how prospective consent will be obtained.</w:t>
            </w:r>
          </w:p>
        </w:tc>
      </w:tr>
      <w:tr w:rsidR="00A044C2" w14:paraId="525F1F4F" w14:textId="77777777" w:rsidTr="00AA4DE9">
        <w:tc>
          <w:tcPr>
            <w:tcW w:w="10705" w:type="dxa"/>
            <w:gridSpan w:val="2"/>
            <w:shd w:val="clear" w:color="auto" w:fill="F2F2F2" w:themeFill="background1" w:themeFillShade="F2"/>
          </w:tcPr>
          <w:p w14:paraId="2BBB7AB4" w14:textId="75294BCE" w:rsidR="00A044C2" w:rsidRPr="006D7635" w:rsidRDefault="00C262EF" w:rsidP="00AA4DE9">
            <w:pPr>
              <w:pStyle w:val="Heading3"/>
              <w:rPr>
                <w:b/>
                <w:bCs/>
              </w:rPr>
            </w:pPr>
            <w:r>
              <w:rPr>
                <w:b/>
                <w:bCs/>
              </w:rPr>
              <w:t>1</w:t>
            </w:r>
            <w:r w:rsidR="00A044C2" w:rsidRPr="004B3DA6">
              <w:rPr>
                <w:b/>
                <w:bCs/>
              </w:rPr>
              <w:t xml:space="preserve">.3.1 </w:t>
            </w:r>
            <w:r w:rsidR="00A044C2">
              <w:rPr>
                <w:b/>
                <w:bCs/>
              </w:rPr>
              <w:t>Research with Deception</w:t>
            </w:r>
            <w:r w:rsidR="00A044C2" w:rsidRPr="00F87226">
              <w:rPr>
                <w:b/>
                <w:bCs/>
                <w:color w:val="C00000"/>
              </w:rPr>
              <w:t>*</w:t>
            </w:r>
          </w:p>
        </w:tc>
      </w:tr>
      <w:tr w:rsidR="00A044C2" w14:paraId="659D4ECE" w14:textId="77777777" w:rsidTr="00AA4DE9">
        <w:tc>
          <w:tcPr>
            <w:tcW w:w="10705" w:type="dxa"/>
            <w:gridSpan w:val="2"/>
          </w:tcPr>
          <w:p w14:paraId="26410453" w14:textId="77777777" w:rsidR="00A044C2" w:rsidRDefault="00A044C2" w:rsidP="00AA4DE9">
            <w:pPr>
              <w:pStyle w:val="StatementLevel1"/>
              <w:rPr>
                <w:rFonts w:asciiTheme="minorHAnsi" w:hAnsiTheme="minorHAnsi" w:cstheme="minorBidi"/>
                <w:sz w:val="22"/>
                <w:szCs w:val="22"/>
              </w:rPr>
            </w:pPr>
            <w:r>
              <w:rPr>
                <w:rFonts w:asciiTheme="minorHAnsi" w:hAnsiTheme="minorHAnsi" w:cstheme="minorBidi"/>
                <w:sz w:val="22"/>
                <w:szCs w:val="22"/>
              </w:rPr>
              <w:t xml:space="preserve">Does the </w:t>
            </w:r>
            <w:r w:rsidRPr="00EB02A8">
              <w:rPr>
                <w:rFonts w:asciiTheme="minorHAnsi" w:hAnsiTheme="minorHAnsi" w:cstheme="minorBidi"/>
                <w:sz w:val="22"/>
                <w:szCs w:val="22"/>
              </w:rPr>
              <w:t xml:space="preserve">research involve </w:t>
            </w:r>
            <w:r w:rsidRPr="006D7635">
              <w:rPr>
                <w:rFonts w:asciiTheme="minorHAnsi" w:hAnsiTheme="minorHAnsi" w:cstheme="minorBidi"/>
                <w:b/>
                <w:bCs/>
                <w:sz w:val="22"/>
                <w:szCs w:val="22"/>
              </w:rPr>
              <w:t>deception</w:t>
            </w:r>
            <w:r w:rsidRPr="00EB02A8">
              <w:rPr>
                <w:rFonts w:asciiTheme="minorHAnsi" w:hAnsiTheme="minorHAnsi" w:cstheme="minorBidi"/>
                <w:sz w:val="22"/>
                <w:szCs w:val="22"/>
              </w:rPr>
              <w:t xml:space="preserve"> (i.e., intentionally providing misleading or false information) or </w:t>
            </w:r>
            <w:r w:rsidRPr="006D7635">
              <w:rPr>
                <w:rFonts w:asciiTheme="minorHAnsi" w:hAnsiTheme="minorHAnsi" w:cstheme="minorBidi"/>
                <w:b/>
                <w:bCs/>
                <w:sz w:val="22"/>
                <w:szCs w:val="22"/>
              </w:rPr>
              <w:t>incomplete disclosure</w:t>
            </w:r>
            <w:r w:rsidRPr="00EB02A8">
              <w:rPr>
                <w:rFonts w:asciiTheme="minorHAnsi" w:hAnsiTheme="minorHAnsi" w:cstheme="minorBidi"/>
                <w:sz w:val="22"/>
                <w:szCs w:val="22"/>
              </w:rPr>
              <w:t xml:space="preserve"> (i.e., intentionally withholding information about the true purpose or nature of the research)</w:t>
            </w:r>
            <w:r>
              <w:rPr>
                <w:rFonts w:asciiTheme="minorHAnsi" w:hAnsiTheme="minorHAnsi" w:cstheme="minorBidi"/>
                <w:sz w:val="22"/>
                <w:szCs w:val="22"/>
              </w:rPr>
              <w:t>?</w:t>
            </w:r>
          </w:p>
          <w:p w14:paraId="274FA9D6" w14:textId="77777777" w:rsidR="00A044C2" w:rsidRDefault="00000000" w:rsidP="00AA4DE9">
            <w:pPr>
              <w:pStyle w:val="StatementLevel1"/>
              <w:rPr>
                <w:rFonts w:asciiTheme="minorHAnsi" w:hAnsiTheme="minorHAnsi" w:cstheme="minorHAnsi"/>
                <w:sz w:val="22"/>
                <w:szCs w:val="22"/>
              </w:rPr>
            </w:pPr>
            <w:sdt>
              <w:sdtPr>
                <w:rPr>
                  <w:rFonts w:asciiTheme="minorHAnsi" w:hAnsiTheme="minorHAnsi" w:cstheme="minorHAnsi"/>
                  <w:sz w:val="22"/>
                  <w:szCs w:val="22"/>
                </w:rPr>
                <w:id w:val="-602341521"/>
                <w14:checkbox>
                  <w14:checked w14:val="0"/>
                  <w14:checkedState w14:val="2612" w14:font="MS Gothic"/>
                  <w14:uncheckedState w14:val="2610" w14:font="MS Gothic"/>
                </w14:checkbox>
              </w:sdtPr>
              <w:sdtContent>
                <w:r w:rsidR="00A044C2">
                  <w:rPr>
                    <w:rFonts w:ascii="MS Gothic" w:eastAsia="MS Gothic" w:hAnsi="MS Gothic" w:cstheme="minorHAnsi" w:hint="eastAsia"/>
                    <w:sz w:val="22"/>
                    <w:szCs w:val="22"/>
                  </w:rPr>
                  <w:t>☐</w:t>
                </w:r>
              </w:sdtContent>
            </w:sdt>
            <w:r w:rsidR="00A044C2" w:rsidRPr="00A65436">
              <w:rPr>
                <w:rFonts w:asciiTheme="minorHAnsi" w:hAnsiTheme="minorHAnsi" w:cstheme="minorHAnsi"/>
                <w:b/>
                <w:bCs/>
                <w:sz w:val="22"/>
                <w:szCs w:val="22"/>
              </w:rPr>
              <w:t xml:space="preserve"> </w:t>
            </w:r>
            <w:r w:rsidR="00A044C2">
              <w:rPr>
                <w:rFonts w:asciiTheme="minorHAnsi" w:hAnsiTheme="minorHAnsi" w:cstheme="minorHAnsi"/>
                <w:b/>
                <w:bCs/>
                <w:sz w:val="22"/>
                <w:szCs w:val="22"/>
              </w:rPr>
              <w:t xml:space="preserve">YES               </w:t>
            </w:r>
            <w:r w:rsidR="00A044C2" w:rsidRPr="00112628">
              <w:rPr>
                <w:rFonts w:asciiTheme="minorHAnsi" w:hAnsiTheme="minorHAnsi" w:cstheme="minorHAnsi"/>
                <w:b/>
                <w:bCs/>
                <w:sz w:val="22"/>
                <w:szCs w:val="22"/>
              </w:rPr>
              <w:t xml:space="preserve"> </w:t>
            </w:r>
            <w:sdt>
              <w:sdtPr>
                <w:rPr>
                  <w:rFonts w:asciiTheme="minorHAnsi" w:hAnsiTheme="minorHAnsi" w:cstheme="minorHAnsi"/>
                  <w:sz w:val="22"/>
                  <w:szCs w:val="22"/>
                </w:rPr>
                <w:id w:val="-1482380901"/>
                <w14:checkbox>
                  <w14:checked w14:val="0"/>
                  <w14:checkedState w14:val="2612" w14:font="MS Gothic"/>
                  <w14:uncheckedState w14:val="2610" w14:font="MS Gothic"/>
                </w14:checkbox>
              </w:sdtPr>
              <w:sdtContent>
                <w:r w:rsidR="00A044C2">
                  <w:rPr>
                    <w:rFonts w:ascii="MS Gothic" w:eastAsia="MS Gothic" w:hAnsi="MS Gothic" w:cstheme="minorHAnsi" w:hint="eastAsia"/>
                    <w:sz w:val="22"/>
                    <w:szCs w:val="22"/>
                  </w:rPr>
                  <w:t>☐</w:t>
                </w:r>
              </w:sdtContent>
            </w:sdt>
            <w:r w:rsidR="00A044C2" w:rsidRPr="00A65436">
              <w:rPr>
                <w:rFonts w:asciiTheme="minorHAnsi" w:hAnsiTheme="minorHAnsi" w:cstheme="minorHAnsi"/>
                <w:b/>
                <w:bCs/>
                <w:sz w:val="22"/>
                <w:szCs w:val="22"/>
              </w:rPr>
              <w:t xml:space="preserve"> </w:t>
            </w:r>
            <w:r w:rsidR="00A044C2">
              <w:rPr>
                <w:rFonts w:asciiTheme="minorHAnsi" w:hAnsiTheme="minorHAnsi" w:cstheme="minorHAnsi"/>
                <w:b/>
                <w:bCs/>
                <w:sz w:val="22"/>
                <w:szCs w:val="22"/>
              </w:rPr>
              <w:t>NO</w:t>
            </w:r>
          </w:p>
          <w:p w14:paraId="36334DBC" w14:textId="77777777" w:rsidR="00A044C2" w:rsidRDefault="00A044C2" w:rsidP="00AA4DE9">
            <w:pPr>
              <w:pStyle w:val="StatementLevel1"/>
              <w:rPr>
                <w:rFonts w:asciiTheme="minorHAnsi" w:hAnsiTheme="minorHAnsi" w:cstheme="minorBidi"/>
                <w:sz w:val="22"/>
                <w:szCs w:val="22"/>
              </w:rPr>
            </w:pPr>
          </w:p>
          <w:p w14:paraId="6939FAB7" w14:textId="77777777" w:rsidR="00A044C2" w:rsidRPr="00D20015" w:rsidRDefault="00A044C2" w:rsidP="00AA4DE9">
            <w:pPr>
              <w:pStyle w:val="StatementLevel1"/>
              <w:rPr>
                <w:rFonts w:asciiTheme="minorHAnsi" w:hAnsiTheme="minorHAnsi" w:cstheme="minorBidi"/>
                <w:sz w:val="22"/>
                <w:szCs w:val="22"/>
              </w:rPr>
            </w:pPr>
            <w:r>
              <w:rPr>
                <w:rFonts w:asciiTheme="minorHAnsi" w:hAnsiTheme="minorHAnsi" w:cstheme="minorHAnsi"/>
                <w:sz w:val="22"/>
                <w:szCs w:val="22"/>
              </w:rPr>
              <w:t>If yes, you must confirm</w:t>
            </w:r>
            <w:r>
              <w:rPr>
                <w:rFonts w:asciiTheme="minorHAnsi" w:hAnsiTheme="minorHAnsi" w:cstheme="minorBidi"/>
                <w:sz w:val="22"/>
                <w:szCs w:val="22"/>
              </w:rPr>
              <w:t xml:space="preserve"> that </w:t>
            </w:r>
            <w:r w:rsidRPr="00EB02A8">
              <w:rPr>
                <w:rFonts w:asciiTheme="minorHAnsi" w:hAnsiTheme="minorHAnsi" w:cstheme="minorBidi"/>
                <w:sz w:val="22"/>
                <w:szCs w:val="22"/>
              </w:rPr>
              <w:t xml:space="preserve">the research participants </w:t>
            </w:r>
            <w:r>
              <w:rPr>
                <w:rFonts w:asciiTheme="minorHAnsi" w:hAnsiTheme="minorHAnsi" w:cstheme="minorBidi"/>
                <w:sz w:val="22"/>
                <w:szCs w:val="22"/>
              </w:rPr>
              <w:t>will</w:t>
            </w:r>
            <w:r w:rsidRPr="00EB02A8">
              <w:rPr>
                <w:rFonts w:asciiTheme="minorHAnsi" w:hAnsiTheme="minorHAnsi" w:cstheme="minorBidi"/>
                <w:sz w:val="22"/>
                <w:szCs w:val="22"/>
              </w:rPr>
              <w:t xml:space="preserve"> prospectively agree to being deceived</w:t>
            </w:r>
            <w:r>
              <w:rPr>
                <w:rFonts w:asciiTheme="minorHAnsi" w:hAnsiTheme="minorHAnsi" w:cstheme="minorBidi"/>
                <w:sz w:val="22"/>
                <w:szCs w:val="22"/>
              </w:rPr>
              <w:t>.</w:t>
            </w:r>
          </w:p>
          <w:p w14:paraId="70541B04" w14:textId="77777777" w:rsidR="00A044C2" w:rsidRPr="00385A5F" w:rsidRDefault="00000000" w:rsidP="00AA4DE9">
            <w:pPr>
              <w:pStyle w:val="StatementLevel1"/>
              <w:rPr>
                <w:rFonts w:asciiTheme="minorHAnsi" w:hAnsiTheme="minorHAnsi" w:cstheme="minorHAnsi"/>
                <w:sz w:val="22"/>
                <w:szCs w:val="22"/>
              </w:rPr>
            </w:pPr>
            <w:sdt>
              <w:sdtPr>
                <w:rPr>
                  <w:rFonts w:asciiTheme="minorHAnsi" w:hAnsiTheme="minorHAnsi" w:cstheme="minorHAnsi"/>
                  <w:sz w:val="22"/>
                  <w:szCs w:val="22"/>
                </w:rPr>
                <w:id w:val="124745023"/>
                <w14:checkbox>
                  <w14:checked w14:val="0"/>
                  <w14:checkedState w14:val="2612" w14:font="MS Gothic"/>
                  <w14:uncheckedState w14:val="2610" w14:font="MS Gothic"/>
                </w14:checkbox>
              </w:sdtPr>
              <w:sdtContent>
                <w:r w:rsidR="00A044C2">
                  <w:rPr>
                    <w:rFonts w:ascii="MS Gothic" w:eastAsia="MS Gothic" w:hAnsi="MS Gothic" w:cstheme="minorHAnsi" w:hint="eastAsia"/>
                    <w:sz w:val="22"/>
                    <w:szCs w:val="22"/>
                  </w:rPr>
                  <w:t>☐</w:t>
                </w:r>
              </w:sdtContent>
            </w:sdt>
            <w:r w:rsidR="00A044C2" w:rsidRPr="00A65436">
              <w:rPr>
                <w:rFonts w:asciiTheme="minorHAnsi" w:hAnsiTheme="minorHAnsi" w:cstheme="minorHAnsi"/>
                <w:b/>
                <w:bCs/>
                <w:sz w:val="22"/>
                <w:szCs w:val="22"/>
              </w:rPr>
              <w:t xml:space="preserve"> </w:t>
            </w:r>
            <w:r w:rsidR="00A044C2">
              <w:rPr>
                <w:rFonts w:asciiTheme="minorHAnsi" w:hAnsiTheme="minorHAnsi" w:cstheme="minorHAnsi"/>
                <w:b/>
                <w:bCs/>
                <w:sz w:val="22"/>
                <w:szCs w:val="22"/>
              </w:rPr>
              <w:t xml:space="preserve">YES               </w:t>
            </w:r>
            <w:r w:rsidR="00A044C2" w:rsidRPr="00112628">
              <w:rPr>
                <w:rFonts w:asciiTheme="minorHAnsi" w:hAnsiTheme="minorHAnsi" w:cstheme="minorHAnsi"/>
                <w:b/>
                <w:bCs/>
                <w:sz w:val="22"/>
                <w:szCs w:val="22"/>
              </w:rPr>
              <w:t xml:space="preserve"> </w:t>
            </w:r>
            <w:sdt>
              <w:sdtPr>
                <w:rPr>
                  <w:rFonts w:asciiTheme="minorHAnsi" w:hAnsiTheme="minorHAnsi" w:cstheme="minorHAnsi"/>
                  <w:sz w:val="22"/>
                  <w:szCs w:val="22"/>
                </w:rPr>
                <w:id w:val="1042863853"/>
                <w14:checkbox>
                  <w14:checked w14:val="0"/>
                  <w14:checkedState w14:val="2612" w14:font="MS Gothic"/>
                  <w14:uncheckedState w14:val="2610" w14:font="MS Gothic"/>
                </w14:checkbox>
              </w:sdtPr>
              <w:sdtContent>
                <w:r w:rsidR="00A044C2">
                  <w:rPr>
                    <w:rFonts w:ascii="MS Gothic" w:eastAsia="MS Gothic" w:hAnsi="MS Gothic" w:cstheme="minorHAnsi" w:hint="eastAsia"/>
                    <w:sz w:val="22"/>
                    <w:szCs w:val="22"/>
                  </w:rPr>
                  <w:t>☐</w:t>
                </w:r>
              </w:sdtContent>
            </w:sdt>
            <w:r w:rsidR="00A044C2" w:rsidRPr="00A65436">
              <w:rPr>
                <w:rFonts w:asciiTheme="minorHAnsi" w:hAnsiTheme="minorHAnsi" w:cstheme="minorHAnsi"/>
                <w:b/>
                <w:bCs/>
                <w:sz w:val="22"/>
                <w:szCs w:val="22"/>
              </w:rPr>
              <w:t xml:space="preserve"> </w:t>
            </w:r>
            <w:r w:rsidR="00A044C2">
              <w:rPr>
                <w:rFonts w:asciiTheme="minorHAnsi" w:hAnsiTheme="minorHAnsi" w:cstheme="minorHAnsi"/>
                <w:b/>
                <w:bCs/>
                <w:sz w:val="22"/>
                <w:szCs w:val="22"/>
              </w:rPr>
              <w:t>NO</w:t>
            </w:r>
          </w:p>
        </w:tc>
      </w:tr>
      <w:tr w:rsidR="00A044C2" w14:paraId="1528CC3F" w14:textId="77777777" w:rsidTr="00AA4DE9">
        <w:tc>
          <w:tcPr>
            <w:tcW w:w="10705" w:type="dxa"/>
            <w:gridSpan w:val="2"/>
            <w:shd w:val="clear" w:color="auto" w:fill="D9E2F3" w:themeFill="accent1" w:themeFillTint="33"/>
          </w:tcPr>
          <w:p w14:paraId="5EE51378" w14:textId="77777777" w:rsidR="00A044C2" w:rsidRDefault="00A044C2" w:rsidP="00AA4DE9">
            <w:pPr>
              <w:pStyle w:val="StatementLevel1"/>
              <w:rPr>
                <w:rFonts w:asciiTheme="minorHAnsi" w:hAnsiTheme="minorHAnsi" w:cstheme="minorBidi"/>
                <w:sz w:val="22"/>
                <w:szCs w:val="22"/>
              </w:rPr>
            </w:pPr>
            <w:r>
              <w:rPr>
                <w:rFonts w:asciiTheme="minorHAnsi" w:hAnsiTheme="minorHAnsi" w:cstheme="minorBidi"/>
                <w:b/>
                <w:bCs/>
                <w:i/>
                <w:iCs/>
                <w:color w:val="C00000"/>
                <w:sz w:val="22"/>
                <w:szCs w:val="22"/>
              </w:rPr>
              <w:lastRenderedPageBreak/>
              <w:t>*</w:t>
            </w:r>
            <w:r w:rsidRPr="00D20015">
              <w:rPr>
                <w:rFonts w:asciiTheme="minorHAnsi" w:hAnsiTheme="minorHAnsi" w:cstheme="minorBidi"/>
                <w:b/>
                <w:bCs/>
                <w:i/>
                <w:iCs/>
                <w:color w:val="C00000"/>
                <w:sz w:val="22"/>
                <w:szCs w:val="22"/>
              </w:rPr>
              <w:t>NOTE: Research involving deception is permitted under an exempt category of review ONLY when the subject agrees to participate in research following disclosure of the fact that he or she will be unaware of or misled regarding the nature or purpose of the research.  Researchers should consider debriefing after the intervention, as appropriate.</w:t>
            </w:r>
          </w:p>
        </w:tc>
      </w:tr>
      <w:tr w:rsidR="00A044C2" w14:paraId="2BC8B9F5" w14:textId="77777777" w:rsidTr="00AA4DE9">
        <w:tc>
          <w:tcPr>
            <w:tcW w:w="10705" w:type="dxa"/>
            <w:gridSpan w:val="2"/>
            <w:shd w:val="clear" w:color="auto" w:fill="F2F2F2" w:themeFill="background1" w:themeFillShade="F2"/>
          </w:tcPr>
          <w:p w14:paraId="593044B5" w14:textId="6CC36D4A" w:rsidR="00A044C2" w:rsidRPr="008334C9" w:rsidRDefault="00C262EF" w:rsidP="00AA4DE9">
            <w:pPr>
              <w:pStyle w:val="Heading3"/>
              <w:rPr>
                <w:rFonts w:asciiTheme="minorHAnsi" w:hAnsiTheme="minorHAnsi" w:cstheme="minorHAnsi"/>
                <w:sz w:val="22"/>
                <w:szCs w:val="22"/>
              </w:rPr>
            </w:pPr>
            <w:r>
              <w:rPr>
                <w:b/>
                <w:bCs/>
              </w:rPr>
              <w:t>1</w:t>
            </w:r>
            <w:r w:rsidR="00A044C2">
              <w:rPr>
                <w:b/>
                <w:bCs/>
              </w:rPr>
              <w:t xml:space="preserve">.3.2 </w:t>
            </w:r>
            <w:r w:rsidR="00A044C2" w:rsidRPr="00C10CC9">
              <w:rPr>
                <w:b/>
                <w:bCs/>
              </w:rPr>
              <w:t>Check all that apply of the following criteria that are met for study procedures:</w:t>
            </w:r>
          </w:p>
        </w:tc>
      </w:tr>
      <w:tr w:rsidR="00A044C2" w14:paraId="4D2F1106" w14:textId="77777777" w:rsidTr="00AA4DE9">
        <w:tc>
          <w:tcPr>
            <w:tcW w:w="625" w:type="dxa"/>
          </w:tcPr>
          <w:p w14:paraId="4E92BC8D" w14:textId="77777777"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1197622956"/>
                <w14:checkbox>
                  <w14:checked w14:val="0"/>
                  <w14:checkedState w14:val="2612" w14:font="MS Gothic"/>
                  <w14:uncheckedState w14:val="2610" w14:font="MS Gothic"/>
                </w14:checkbox>
              </w:sdtPr>
              <w:sdtContent>
                <w:r w:rsidR="00A044C2">
                  <w:rPr>
                    <w:rFonts w:ascii="MS Gothic" w:eastAsia="MS Gothic" w:hAnsi="MS Gothic" w:cstheme="minorHAnsi" w:hint="eastAsia"/>
                    <w:color w:val="auto"/>
                    <w:sz w:val="22"/>
                    <w:szCs w:val="22"/>
                  </w:rPr>
                  <w:t>☐</w:t>
                </w:r>
              </w:sdtContent>
            </w:sdt>
          </w:p>
        </w:tc>
        <w:tc>
          <w:tcPr>
            <w:tcW w:w="10080" w:type="dxa"/>
          </w:tcPr>
          <w:p w14:paraId="6E58512D" w14:textId="77777777" w:rsidR="00A044C2" w:rsidRDefault="00A044C2" w:rsidP="00AA4DE9">
            <w:pPr>
              <w:pStyle w:val="StatementLevel1"/>
              <w:rPr>
                <w:rFonts w:asciiTheme="minorHAnsi" w:hAnsiTheme="minorHAnsi" w:cstheme="minorBidi"/>
                <w:sz w:val="22"/>
                <w:szCs w:val="22"/>
              </w:rPr>
            </w:pPr>
            <w:r w:rsidRPr="0089321C">
              <w:rPr>
                <w:rFonts w:asciiTheme="minorHAnsi" w:hAnsiTheme="minorHAnsi" w:cstheme="minorHAnsi"/>
                <w:sz w:val="22"/>
                <w:szCs w:val="22"/>
              </w:rPr>
              <w:t>The information obtained is recorded by the investigator in such a manner that the identity of the Human Subjects cannot be readily ascertained, directly or indirectly through identifiers linked to the subjects; OR</w:t>
            </w:r>
          </w:p>
        </w:tc>
      </w:tr>
      <w:tr w:rsidR="00A044C2" w14:paraId="1215BF78" w14:textId="77777777" w:rsidTr="00AA4DE9">
        <w:tc>
          <w:tcPr>
            <w:tcW w:w="625" w:type="dxa"/>
          </w:tcPr>
          <w:p w14:paraId="21ACFFC1" w14:textId="77777777"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790253181"/>
                <w14:checkbox>
                  <w14:checked w14:val="0"/>
                  <w14:checkedState w14:val="2612" w14:font="MS Gothic"/>
                  <w14:uncheckedState w14:val="2610" w14:font="MS Gothic"/>
                </w14:checkbox>
              </w:sdtPr>
              <w:sdtContent>
                <w:r w:rsidR="00A044C2">
                  <w:rPr>
                    <w:rFonts w:ascii="MS Gothic" w:eastAsia="MS Gothic" w:hAnsi="MS Gothic" w:cstheme="minorHAnsi" w:hint="eastAsia"/>
                    <w:color w:val="auto"/>
                    <w:sz w:val="22"/>
                    <w:szCs w:val="22"/>
                  </w:rPr>
                  <w:t>☐</w:t>
                </w:r>
              </w:sdtContent>
            </w:sdt>
          </w:p>
        </w:tc>
        <w:tc>
          <w:tcPr>
            <w:tcW w:w="10080" w:type="dxa"/>
          </w:tcPr>
          <w:p w14:paraId="04DC4A29" w14:textId="77777777" w:rsidR="00A044C2" w:rsidRDefault="00A044C2" w:rsidP="00AA4DE9">
            <w:pPr>
              <w:pStyle w:val="StatementLevel1"/>
              <w:rPr>
                <w:rFonts w:asciiTheme="minorHAnsi" w:hAnsiTheme="minorHAnsi" w:cstheme="minorBidi"/>
                <w:sz w:val="22"/>
                <w:szCs w:val="22"/>
              </w:rPr>
            </w:pPr>
            <w:r w:rsidRPr="008334C9">
              <w:rPr>
                <w:rFonts w:asciiTheme="minorHAnsi" w:hAnsiTheme="minorHAnsi" w:cstheme="minorBidi"/>
                <w:sz w:val="22"/>
                <w:szCs w:val="22"/>
              </w:rPr>
              <w:t>Any disclosure of Human Subjects’ responses outside the research would not reasonably place the subjects at risk of criminal or civil liability or be damaging to the subjects’ financial standing, employability, educational advancement, or reputation, OR</w:t>
            </w:r>
          </w:p>
        </w:tc>
      </w:tr>
      <w:tr w:rsidR="00A044C2" w14:paraId="1AC6653F" w14:textId="77777777" w:rsidTr="00C262EF">
        <w:tc>
          <w:tcPr>
            <w:tcW w:w="625" w:type="dxa"/>
            <w:tcBorders>
              <w:bottom w:val="single" w:sz="4" w:space="0" w:color="auto"/>
            </w:tcBorders>
          </w:tcPr>
          <w:p w14:paraId="675F1763" w14:textId="77777777"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1553193963"/>
                <w14:checkbox>
                  <w14:checked w14:val="0"/>
                  <w14:checkedState w14:val="2612" w14:font="MS Gothic"/>
                  <w14:uncheckedState w14:val="2610" w14:font="MS Gothic"/>
                </w14:checkbox>
              </w:sdtPr>
              <w:sdtContent>
                <w:r w:rsidR="00A044C2">
                  <w:rPr>
                    <w:rFonts w:ascii="MS Gothic" w:eastAsia="MS Gothic" w:hAnsi="MS Gothic" w:cstheme="minorHAnsi" w:hint="eastAsia"/>
                    <w:color w:val="auto"/>
                    <w:sz w:val="22"/>
                    <w:szCs w:val="22"/>
                  </w:rPr>
                  <w:t>☐</w:t>
                </w:r>
              </w:sdtContent>
            </w:sdt>
          </w:p>
        </w:tc>
        <w:tc>
          <w:tcPr>
            <w:tcW w:w="10080" w:type="dxa"/>
            <w:tcBorders>
              <w:bottom w:val="single" w:sz="4" w:space="0" w:color="auto"/>
            </w:tcBorders>
          </w:tcPr>
          <w:p w14:paraId="46112507" w14:textId="6C69FC56" w:rsidR="00A044C2" w:rsidRDefault="00A044C2" w:rsidP="00AA4DE9">
            <w:pPr>
              <w:pStyle w:val="StatementLevel1"/>
              <w:rPr>
                <w:rFonts w:asciiTheme="minorHAnsi" w:hAnsiTheme="minorHAnsi" w:cstheme="minorBidi"/>
                <w:sz w:val="22"/>
                <w:szCs w:val="22"/>
              </w:rPr>
            </w:pPr>
            <w:r w:rsidRPr="008334C9">
              <w:rPr>
                <w:rFonts w:asciiTheme="minorHAnsi" w:hAnsiTheme="minorHAnsi" w:cstheme="minorBidi"/>
                <w:sz w:val="22"/>
                <w:szCs w:val="22"/>
              </w:rPr>
              <w:t>The information obtained is recorded by the investigator in such a manner that the identity of the Human Subjects can be readily ascertained, directly or indirectly through identifiers linked to the subjects</w:t>
            </w:r>
            <w:r w:rsidR="0025740C">
              <w:rPr>
                <w:rFonts w:asciiTheme="minorHAnsi" w:hAnsiTheme="minorHAnsi" w:cstheme="minorBidi"/>
                <w:sz w:val="22"/>
                <w:szCs w:val="22"/>
              </w:rPr>
              <w:t xml:space="preserve"> </w:t>
            </w:r>
            <w:r w:rsidR="0025740C">
              <w:rPr>
                <w:rFonts w:asciiTheme="minorHAnsi" w:hAnsiTheme="minorHAnsi" w:cstheme="minorHAnsi"/>
                <w:sz w:val="22"/>
                <w:szCs w:val="22"/>
              </w:rPr>
              <w:t>and adequate privacy and confidentiality provisions are in place.</w:t>
            </w:r>
          </w:p>
        </w:tc>
      </w:tr>
      <w:tr w:rsidR="00A044C2" w14:paraId="17130898" w14:textId="77777777" w:rsidTr="00C262EF">
        <w:tc>
          <w:tcPr>
            <w:tcW w:w="10705" w:type="dxa"/>
            <w:gridSpan w:val="2"/>
            <w:tcBorders>
              <w:bottom w:val="single" w:sz="4" w:space="0" w:color="auto"/>
            </w:tcBorders>
            <w:shd w:val="clear" w:color="auto" w:fill="D9E2F3" w:themeFill="accent1" w:themeFillTint="33"/>
          </w:tcPr>
          <w:p w14:paraId="4826E459" w14:textId="4E349F01" w:rsidR="00A044C2" w:rsidRPr="008334C9" w:rsidRDefault="00A044C2" w:rsidP="00AA4DE9">
            <w:pPr>
              <w:pStyle w:val="StatementLevel1"/>
              <w:rPr>
                <w:rFonts w:asciiTheme="minorHAnsi" w:hAnsiTheme="minorHAnsi" w:cstheme="minorBidi"/>
                <w:b/>
                <w:bCs/>
                <w:i/>
                <w:iCs/>
                <w:color w:val="C00000"/>
                <w:sz w:val="22"/>
                <w:szCs w:val="22"/>
              </w:rPr>
            </w:pPr>
            <w:r w:rsidRPr="06400725">
              <w:rPr>
                <w:rFonts w:asciiTheme="minorHAnsi" w:hAnsiTheme="minorHAnsi" w:cstheme="minorBidi"/>
                <w:b/>
                <w:bCs/>
                <w:i/>
                <w:iCs/>
                <w:color w:val="C00000"/>
                <w:sz w:val="22"/>
                <w:szCs w:val="22"/>
              </w:rPr>
              <w:t xml:space="preserve">*NOTE: </w:t>
            </w:r>
            <w:r w:rsidR="004F23EC" w:rsidRPr="004F23EC">
              <w:rPr>
                <w:rFonts w:asciiTheme="minorHAnsi" w:hAnsiTheme="minorHAnsi" w:cstheme="minorBidi"/>
                <w:b/>
                <w:bCs/>
                <w:i/>
                <w:iCs/>
                <w:color w:val="C00000"/>
                <w:sz w:val="22"/>
                <w:szCs w:val="22"/>
              </w:rPr>
              <w:t>Children are not eligible for Exempt</w:t>
            </w:r>
            <w:r w:rsidR="004F23EC">
              <w:rPr>
                <w:rFonts w:asciiTheme="minorHAnsi" w:hAnsiTheme="minorHAnsi" w:cstheme="minorBidi"/>
                <w:b/>
                <w:bCs/>
                <w:i/>
                <w:iCs/>
                <w:color w:val="C00000"/>
                <w:sz w:val="22"/>
                <w:szCs w:val="22"/>
              </w:rPr>
              <w:t xml:space="preserve"> category</w:t>
            </w:r>
            <w:r w:rsidR="004F23EC" w:rsidRPr="004F23EC">
              <w:rPr>
                <w:rFonts w:asciiTheme="minorHAnsi" w:hAnsiTheme="minorHAnsi" w:cstheme="minorBidi"/>
                <w:b/>
                <w:bCs/>
                <w:i/>
                <w:iCs/>
                <w:color w:val="C00000"/>
                <w:sz w:val="22"/>
                <w:szCs w:val="22"/>
              </w:rPr>
              <w:t xml:space="preserve"> 3 research</w:t>
            </w:r>
            <w:r w:rsidRPr="06400725">
              <w:rPr>
                <w:rFonts w:asciiTheme="minorHAnsi" w:hAnsiTheme="minorHAnsi" w:cstheme="minorBidi"/>
                <w:b/>
                <w:bCs/>
                <w:i/>
                <w:iCs/>
                <w:color w:val="C00000"/>
                <w:sz w:val="22"/>
                <w:szCs w:val="22"/>
              </w:rPr>
              <w:t>. Please complete the HRP-503 Protocol Template.</w:t>
            </w:r>
          </w:p>
        </w:tc>
      </w:tr>
      <w:tr w:rsidR="00C262EF" w14:paraId="18BEC9D9" w14:textId="77777777" w:rsidTr="00C262EF">
        <w:tc>
          <w:tcPr>
            <w:tcW w:w="10705" w:type="dxa"/>
            <w:gridSpan w:val="2"/>
            <w:tcBorders>
              <w:top w:val="single" w:sz="4" w:space="0" w:color="auto"/>
              <w:left w:val="nil"/>
              <w:bottom w:val="nil"/>
              <w:right w:val="nil"/>
            </w:tcBorders>
            <w:shd w:val="clear" w:color="auto" w:fill="FFFFFF" w:themeFill="background1"/>
          </w:tcPr>
          <w:p w14:paraId="73C6E62C" w14:textId="77777777" w:rsidR="00C262EF" w:rsidRDefault="00C262EF" w:rsidP="00AA4DE9">
            <w:pPr>
              <w:pStyle w:val="StatementLevel1"/>
              <w:rPr>
                <w:rFonts w:asciiTheme="minorHAnsi" w:hAnsiTheme="minorHAnsi" w:cstheme="minorBidi"/>
                <w:b/>
                <w:bCs/>
                <w:i/>
                <w:iCs/>
                <w:color w:val="C00000"/>
                <w:sz w:val="22"/>
                <w:szCs w:val="22"/>
              </w:rPr>
            </w:pPr>
          </w:p>
          <w:p w14:paraId="57B49C19" w14:textId="77777777" w:rsidR="00C262EF" w:rsidRDefault="00C262EF" w:rsidP="00AA4DE9">
            <w:pPr>
              <w:pStyle w:val="StatementLevel1"/>
              <w:rPr>
                <w:rFonts w:asciiTheme="minorHAnsi" w:hAnsiTheme="minorHAnsi" w:cstheme="minorBidi"/>
                <w:b/>
                <w:bCs/>
                <w:i/>
                <w:iCs/>
                <w:color w:val="C00000"/>
                <w:sz w:val="22"/>
                <w:szCs w:val="22"/>
              </w:rPr>
            </w:pPr>
          </w:p>
          <w:p w14:paraId="028A97D4" w14:textId="77777777" w:rsidR="00C262EF" w:rsidRDefault="00C262EF" w:rsidP="00AA4DE9">
            <w:pPr>
              <w:pStyle w:val="StatementLevel1"/>
              <w:rPr>
                <w:rFonts w:asciiTheme="minorHAnsi" w:hAnsiTheme="minorHAnsi" w:cstheme="minorBidi"/>
                <w:b/>
                <w:bCs/>
                <w:i/>
                <w:iCs/>
                <w:color w:val="C00000"/>
                <w:sz w:val="22"/>
                <w:szCs w:val="22"/>
              </w:rPr>
            </w:pPr>
          </w:p>
          <w:p w14:paraId="0C29888C" w14:textId="77777777" w:rsidR="00C262EF" w:rsidRDefault="00C262EF" w:rsidP="00AA4DE9">
            <w:pPr>
              <w:pStyle w:val="StatementLevel1"/>
              <w:rPr>
                <w:rFonts w:asciiTheme="minorHAnsi" w:hAnsiTheme="minorHAnsi" w:cstheme="minorBidi"/>
                <w:b/>
                <w:bCs/>
                <w:i/>
                <w:iCs/>
                <w:color w:val="C00000"/>
                <w:sz w:val="22"/>
                <w:szCs w:val="22"/>
              </w:rPr>
            </w:pPr>
          </w:p>
          <w:p w14:paraId="25E29F42" w14:textId="77777777" w:rsidR="00C262EF" w:rsidRDefault="00C262EF" w:rsidP="00AA4DE9">
            <w:pPr>
              <w:pStyle w:val="StatementLevel1"/>
              <w:rPr>
                <w:rFonts w:asciiTheme="minorHAnsi" w:hAnsiTheme="minorHAnsi" w:cstheme="minorBidi"/>
                <w:b/>
                <w:bCs/>
                <w:i/>
                <w:iCs/>
                <w:color w:val="C00000"/>
                <w:sz w:val="22"/>
                <w:szCs w:val="22"/>
              </w:rPr>
            </w:pPr>
          </w:p>
          <w:p w14:paraId="7FDA7A19" w14:textId="77777777" w:rsidR="00C262EF" w:rsidRDefault="00C262EF" w:rsidP="00AA4DE9">
            <w:pPr>
              <w:pStyle w:val="StatementLevel1"/>
              <w:rPr>
                <w:rFonts w:asciiTheme="minorHAnsi" w:hAnsiTheme="minorHAnsi" w:cstheme="minorBidi"/>
                <w:b/>
                <w:bCs/>
                <w:i/>
                <w:iCs/>
                <w:color w:val="C00000"/>
                <w:sz w:val="22"/>
                <w:szCs w:val="22"/>
              </w:rPr>
            </w:pPr>
          </w:p>
          <w:p w14:paraId="1F4B9B68" w14:textId="77777777" w:rsidR="00C262EF" w:rsidRDefault="00C262EF" w:rsidP="00AA4DE9">
            <w:pPr>
              <w:pStyle w:val="StatementLevel1"/>
              <w:rPr>
                <w:rFonts w:asciiTheme="minorHAnsi" w:hAnsiTheme="minorHAnsi" w:cstheme="minorBidi"/>
                <w:b/>
                <w:bCs/>
                <w:i/>
                <w:iCs/>
                <w:color w:val="C00000"/>
                <w:sz w:val="22"/>
                <w:szCs w:val="22"/>
              </w:rPr>
            </w:pPr>
          </w:p>
          <w:p w14:paraId="04F07B81" w14:textId="77777777" w:rsidR="00C262EF" w:rsidRPr="06400725" w:rsidRDefault="00C262EF" w:rsidP="00AA4DE9">
            <w:pPr>
              <w:pStyle w:val="StatementLevel1"/>
              <w:rPr>
                <w:rFonts w:asciiTheme="minorHAnsi" w:hAnsiTheme="minorHAnsi" w:cstheme="minorBidi"/>
                <w:b/>
                <w:bCs/>
                <w:i/>
                <w:iCs/>
                <w:color w:val="C00000"/>
                <w:sz w:val="22"/>
                <w:szCs w:val="22"/>
              </w:rPr>
            </w:pPr>
          </w:p>
        </w:tc>
      </w:tr>
      <w:tr w:rsidR="00A044C2" w14:paraId="601A0D64" w14:textId="77777777" w:rsidTr="00C262EF">
        <w:tc>
          <w:tcPr>
            <w:tcW w:w="10705" w:type="dxa"/>
            <w:gridSpan w:val="2"/>
            <w:tcBorders>
              <w:top w:val="nil"/>
            </w:tcBorders>
            <w:shd w:val="clear" w:color="auto" w:fill="BFBFBF" w:themeFill="background1" w:themeFillShade="BF"/>
          </w:tcPr>
          <w:p w14:paraId="503D7606" w14:textId="32211514" w:rsidR="00A044C2" w:rsidRPr="00C262EF" w:rsidRDefault="00C262EF" w:rsidP="00AA4DE9">
            <w:pPr>
              <w:pStyle w:val="StatementLevel1"/>
              <w:ind w:left="251" w:hanging="251"/>
              <w:rPr>
                <w:rFonts w:asciiTheme="majorHAnsi" w:eastAsiaTheme="majorEastAsia" w:hAnsiTheme="majorHAnsi" w:cstheme="majorBidi"/>
                <w:b/>
                <w:bCs/>
                <w:color w:val="2F5496" w:themeColor="accent1" w:themeShade="BF"/>
                <w:sz w:val="26"/>
                <w:szCs w:val="26"/>
                <w:u w:val="single"/>
              </w:rPr>
            </w:pPr>
            <w:r>
              <w:rPr>
                <w:rFonts w:asciiTheme="majorHAnsi" w:eastAsiaTheme="majorEastAsia" w:hAnsiTheme="majorHAnsi" w:cstheme="majorBidi"/>
                <w:b/>
                <w:bCs/>
                <w:color w:val="2F5496" w:themeColor="accent1" w:themeShade="BF"/>
                <w:sz w:val="26"/>
                <w:szCs w:val="26"/>
              </w:rPr>
              <w:t>1</w:t>
            </w:r>
            <w:r w:rsidR="00A044C2" w:rsidRPr="06400725">
              <w:rPr>
                <w:rFonts w:asciiTheme="majorHAnsi" w:eastAsiaTheme="majorEastAsia" w:hAnsiTheme="majorHAnsi" w:cstheme="majorBidi"/>
                <w:b/>
                <w:bCs/>
                <w:color w:val="2F5496" w:themeColor="accent1" w:themeShade="BF"/>
                <w:sz w:val="26"/>
                <w:szCs w:val="26"/>
              </w:rPr>
              <w:t xml:space="preserve">.4 </w:t>
            </w:r>
            <w:r w:rsidR="00A044C2" w:rsidRPr="00C262EF">
              <w:rPr>
                <w:rFonts w:asciiTheme="majorHAnsi" w:eastAsiaTheme="majorEastAsia" w:hAnsiTheme="majorHAnsi" w:cstheme="majorBidi"/>
                <w:b/>
                <w:bCs/>
                <w:color w:val="2F5496" w:themeColor="accent1" w:themeShade="BF"/>
                <w:sz w:val="26"/>
                <w:szCs w:val="26"/>
                <w:u w:val="single"/>
              </w:rPr>
              <w:t>Category 4 – Existing Data Sets</w:t>
            </w:r>
            <w:r w:rsidR="00A044C2" w:rsidRPr="00C262EF">
              <w:rPr>
                <w:rFonts w:asciiTheme="majorHAnsi" w:eastAsiaTheme="majorEastAsia" w:hAnsiTheme="majorHAnsi" w:cstheme="majorBidi"/>
                <w:b/>
                <w:bCs/>
                <w:color w:val="C00000"/>
                <w:sz w:val="26"/>
                <w:szCs w:val="26"/>
                <w:u w:val="single"/>
              </w:rPr>
              <w:t>*</w:t>
            </w:r>
            <w:r w:rsidR="00A044C2" w:rsidRPr="00C262EF">
              <w:rPr>
                <w:rFonts w:asciiTheme="minorHAnsi" w:hAnsiTheme="minorHAnsi" w:cstheme="minorBidi"/>
                <w:b/>
                <w:bCs/>
                <w:sz w:val="22"/>
                <w:szCs w:val="22"/>
                <w:u w:val="single"/>
              </w:rPr>
              <w:t xml:space="preserve"> </w:t>
            </w:r>
          </w:p>
          <w:p w14:paraId="60E5B6F8" w14:textId="1ED5E6D0" w:rsidR="00A044C2" w:rsidRDefault="00A044C2" w:rsidP="00AA4DE9">
            <w:pPr>
              <w:pStyle w:val="StatementLevel1"/>
              <w:rPr>
                <w:rFonts w:asciiTheme="minorHAnsi" w:hAnsiTheme="minorHAnsi" w:cstheme="minorBidi"/>
                <w:sz w:val="22"/>
                <w:szCs w:val="22"/>
              </w:rPr>
            </w:pPr>
            <w:r w:rsidRPr="06400725">
              <w:rPr>
                <w:rFonts w:asciiTheme="minorHAnsi" w:hAnsiTheme="minorHAnsi" w:cstheme="minorBidi"/>
                <w:sz w:val="22"/>
                <w:szCs w:val="22"/>
              </w:rPr>
              <w:t xml:space="preserve">Secondary research </w:t>
            </w:r>
            <w:proofErr w:type="gramStart"/>
            <w:r w:rsidR="00A133FB" w:rsidRPr="06400725">
              <w:rPr>
                <w:rFonts w:asciiTheme="minorHAnsi" w:hAnsiTheme="minorHAnsi" w:cstheme="minorBidi"/>
                <w:sz w:val="22"/>
                <w:szCs w:val="22"/>
              </w:rPr>
              <w:t>uses</w:t>
            </w:r>
            <w:r w:rsidRPr="06400725">
              <w:rPr>
                <w:rFonts w:asciiTheme="minorHAnsi" w:hAnsiTheme="minorHAnsi" w:cstheme="minorBidi"/>
                <w:sz w:val="22"/>
                <w:szCs w:val="22"/>
              </w:rPr>
              <w:t xml:space="preserve"> </w:t>
            </w:r>
            <w:r w:rsidR="00A133FB">
              <w:rPr>
                <w:rFonts w:asciiTheme="minorHAnsi" w:hAnsiTheme="minorHAnsi" w:cstheme="minorBidi"/>
                <w:sz w:val="22"/>
                <w:szCs w:val="22"/>
              </w:rPr>
              <w:t>of</w:t>
            </w:r>
            <w:proofErr w:type="gramEnd"/>
            <w:r w:rsidR="00A133FB">
              <w:rPr>
                <w:rFonts w:asciiTheme="minorHAnsi" w:hAnsiTheme="minorHAnsi" w:cstheme="minorBidi"/>
                <w:sz w:val="22"/>
                <w:szCs w:val="22"/>
              </w:rPr>
              <w:t xml:space="preserve"> </w:t>
            </w:r>
            <w:r w:rsidRPr="06400725">
              <w:rPr>
                <w:rFonts w:asciiTheme="minorHAnsi" w:hAnsiTheme="minorHAnsi" w:cstheme="minorBidi"/>
                <w:sz w:val="22"/>
                <w:szCs w:val="22"/>
              </w:rPr>
              <w:t xml:space="preserve">identifiable private information or identifiable biospecimens </w:t>
            </w:r>
            <w:r w:rsidRPr="06400725">
              <w:rPr>
                <w:rFonts w:asciiTheme="minorHAnsi" w:eastAsiaTheme="minorEastAsia" w:hAnsiTheme="minorHAnsi" w:cstheme="minorBidi"/>
                <w:sz w:val="22"/>
                <w:szCs w:val="22"/>
              </w:rPr>
              <w:t>(i.e., r</w:t>
            </w:r>
            <w:r w:rsidRPr="06400725">
              <w:rPr>
                <w:rFonts w:asciiTheme="minorHAnsi" w:hAnsiTheme="minorHAnsi" w:cstheme="minorBidi"/>
                <w:sz w:val="22"/>
                <w:szCs w:val="22"/>
              </w:rPr>
              <w:t xml:space="preserve">esearch use of identifiable private information or identifiable biospecimens collected for either research studies other than the proposed research, or for non-research purposes) (if doesn’t apply then proceed to </w:t>
            </w:r>
            <w:r w:rsidR="00C262EF">
              <w:rPr>
                <w:rFonts w:asciiTheme="minorHAnsi" w:hAnsiTheme="minorHAnsi" w:cstheme="minorBidi"/>
                <w:sz w:val="22"/>
                <w:szCs w:val="22"/>
              </w:rPr>
              <w:t>1</w:t>
            </w:r>
            <w:r w:rsidRPr="06400725">
              <w:rPr>
                <w:rFonts w:asciiTheme="minorHAnsi" w:hAnsiTheme="minorHAnsi" w:cstheme="minorBidi"/>
                <w:sz w:val="22"/>
                <w:szCs w:val="22"/>
              </w:rPr>
              <w:t>.5 Category 5)</w:t>
            </w:r>
          </w:p>
          <w:p w14:paraId="67A92C6C" w14:textId="77777777" w:rsidR="00A044C2" w:rsidRPr="008334C9" w:rsidRDefault="00A044C2" w:rsidP="00AA4DE9">
            <w:pPr>
              <w:ind w:left="438" w:hanging="438"/>
              <w:rPr>
                <w:rFonts w:cstheme="minorHAnsi"/>
                <w:b/>
              </w:rPr>
            </w:pPr>
            <w:r w:rsidRPr="006A675F">
              <w:rPr>
                <w:rFonts w:cstheme="minorHAnsi"/>
                <w:b/>
              </w:rPr>
              <w:t>(</w:t>
            </w:r>
            <w:hyperlink r:id="rId10" w:anchor="c6" w:history="1">
              <w:r w:rsidRPr="004C0F92">
                <w:rPr>
                  <w:rStyle w:val="Hyperlink"/>
                  <w:rFonts w:cstheme="minorHAnsi"/>
                  <w:b/>
                  <w:i/>
                  <w:iCs/>
                </w:rPr>
                <w:t>See OHRP decision chart for category 4 Secondary Research</w:t>
              </w:r>
            </w:hyperlink>
            <w:r w:rsidRPr="006A675F">
              <w:rPr>
                <w:rFonts w:cstheme="minorHAnsi"/>
                <w:b/>
              </w:rPr>
              <w:t>)</w:t>
            </w:r>
          </w:p>
        </w:tc>
      </w:tr>
      <w:tr w:rsidR="00A044C2" w14:paraId="613A7A3E" w14:textId="77777777" w:rsidTr="00AA4DE9">
        <w:tc>
          <w:tcPr>
            <w:tcW w:w="625" w:type="dxa"/>
          </w:tcPr>
          <w:p w14:paraId="62808D38" w14:textId="77777777"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674999058"/>
                <w14:checkbox>
                  <w14:checked w14:val="0"/>
                  <w14:checkedState w14:val="2612" w14:font="MS Gothic"/>
                  <w14:uncheckedState w14:val="2610" w14:font="MS Gothic"/>
                </w14:checkbox>
              </w:sdtPr>
              <w:sdtContent>
                <w:r w:rsidR="00A044C2">
                  <w:rPr>
                    <w:rFonts w:ascii="MS Gothic" w:eastAsia="MS Gothic" w:hAnsi="MS Gothic" w:cstheme="minorHAnsi" w:hint="eastAsia"/>
                    <w:color w:val="auto"/>
                    <w:sz w:val="22"/>
                    <w:szCs w:val="22"/>
                  </w:rPr>
                  <w:t>☐</w:t>
                </w:r>
              </w:sdtContent>
            </w:sdt>
          </w:p>
        </w:tc>
        <w:tc>
          <w:tcPr>
            <w:tcW w:w="10080" w:type="dxa"/>
          </w:tcPr>
          <w:p w14:paraId="78B679A7" w14:textId="77777777" w:rsidR="00A044C2" w:rsidRDefault="00A044C2" w:rsidP="00AA4DE9">
            <w:pPr>
              <w:pStyle w:val="StatementLevel1"/>
              <w:rPr>
                <w:rFonts w:asciiTheme="minorHAnsi" w:hAnsiTheme="minorHAnsi" w:cstheme="minorBidi"/>
                <w:sz w:val="22"/>
                <w:szCs w:val="22"/>
              </w:rPr>
            </w:pPr>
            <w:r w:rsidRPr="00F169DB">
              <w:rPr>
                <w:rFonts w:asciiTheme="minorHAnsi" w:hAnsiTheme="minorHAnsi" w:cstheme="minorBidi"/>
                <w:b/>
                <w:bCs/>
                <w:sz w:val="22"/>
                <w:szCs w:val="22"/>
              </w:rPr>
              <w:t>Secondary research</w:t>
            </w:r>
            <w:r w:rsidRPr="00F169DB">
              <w:rPr>
                <w:rFonts w:asciiTheme="minorHAnsi" w:hAnsiTheme="minorHAnsi" w:cstheme="minorBidi"/>
                <w:sz w:val="22"/>
                <w:szCs w:val="22"/>
              </w:rPr>
              <w:t xml:space="preserve"> for which consent is not required.</w:t>
            </w:r>
          </w:p>
          <w:p w14:paraId="0B65F37B" w14:textId="77777777" w:rsidR="00A044C2" w:rsidRPr="00112628" w:rsidRDefault="00A044C2" w:rsidP="00AA4DE9">
            <w:pPr>
              <w:pStyle w:val="StatementLevel1"/>
              <w:rPr>
                <w:rFonts w:asciiTheme="minorHAnsi" w:hAnsiTheme="minorHAnsi" w:cstheme="minorBidi"/>
                <w:b/>
                <w:bCs/>
                <w:i/>
                <w:iCs/>
                <w:sz w:val="22"/>
                <w:szCs w:val="22"/>
              </w:rPr>
            </w:pPr>
            <w:r w:rsidRPr="06400725">
              <w:rPr>
                <w:rFonts w:asciiTheme="minorHAnsi" w:hAnsiTheme="minorHAnsi" w:cstheme="minorBidi"/>
                <w:i/>
                <w:iCs/>
                <w:sz w:val="22"/>
                <w:szCs w:val="22"/>
                <w:shd w:val="clear" w:color="auto" w:fill="E7E6E6" w:themeFill="background2"/>
              </w:rPr>
              <w:t xml:space="preserve">Describe the private information or biospecimens </w:t>
            </w:r>
            <w:proofErr w:type="gramStart"/>
            <w:r w:rsidRPr="06400725">
              <w:rPr>
                <w:rFonts w:asciiTheme="minorHAnsi" w:hAnsiTheme="minorHAnsi" w:cstheme="minorBidi"/>
                <w:i/>
                <w:iCs/>
                <w:sz w:val="22"/>
                <w:szCs w:val="22"/>
                <w:shd w:val="clear" w:color="auto" w:fill="E7E6E6" w:themeFill="background2"/>
              </w:rPr>
              <w:t>being collected</w:t>
            </w:r>
            <w:proofErr w:type="gramEnd"/>
            <w:r w:rsidRPr="06400725">
              <w:rPr>
                <w:rFonts w:asciiTheme="minorHAnsi" w:hAnsiTheme="minorHAnsi" w:cstheme="minorBidi"/>
                <w:i/>
                <w:iCs/>
                <w:sz w:val="22"/>
                <w:szCs w:val="22"/>
                <w:shd w:val="clear" w:color="auto" w:fill="E7E6E6" w:themeFill="background2"/>
              </w:rPr>
              <w:t xml:space="preserve"> (include plans for storage and release)</w:t>
            </w:r>
          </w:p>
        </w:tc>
      </w:tr>
      <w:tr w:rsidR="00A044C2" w14:paraId="45A1B223" w14:textId="77777777" w:rsidTr="00AA4DE9">
        <w:tc>
          <w:tcPr>
            <w:tcW w:w="10705" w:type="dxa"/>
            <w:gridSpan w:val="2"/>
            <w:shd w:val="clear" w:color="auto" w:fill="F2F2F2" w:themeFill="background1" w:themeFillShade="F2"/>
          </w:tcPr>
          <w:p w14:paraId="1B707E15" w14:textId="086C0A55" w:rsidR="00A044C2" w:rsidRPr="00F169DB" w:rsidRDefault="00C262EF" w:rsidP="00AA4DE9">
            <w:pPr>
              <w:pStyle w:val="StatementLevel1"/>
              <w:rPr>
                <w:rFonts w:asciiTheme="majorHAnsi" w:eastAsiaTheme="majorEastAsia" w:hAnsiTheme="majorHAnsi" w:cstheme="majorBidi"/>
                <w:b/>
                <w:bCs/>
                <w:color w:val="1F3763" w:themeColor="accent1" w:themeShade="7F"/>
                <w:sz w:val="24"/>
              </w:rPr>
            </w:pPr>
            <w:r>
              <w:rPr>
                <w:rFonts w:asciiTheme="majorHAnsi" w:eastAsiaTheme="majorEastAsia" w:hAnsiTheme="majorHAnsi" w:cstheme="majorBidi"/>
                <w:b/>
                <w:bCs/>
                <w:color w:val="1F3763" w:themeColor="accent1" w:themeShade="7F"/>
                <w:sz w:val="24"/>
              </w:rPr>
              <w:t>1</w:t>
            </w:r>
            <w:r w:rsidR="00A044C2" w:rsidRPr="00F169DB">
              <w:rPr>
                <w:rFonts w:asciiTheme="majorHAnsi" w:eastAsiaTheme="majorEastAsia" w:hAnsiTheme="majorHAnsi" w:cstheme="majorBidi"/>
                <w:b/>
                <w:bCs/>
                <w:color w:val="1F3763" w:themeColor="accent1" w:themeShade="7F"/>
                <w:sz w:val="24"/>
              </w:rPr>
              <w:t>.</w:t>
            </w:r>
            <w:r w:rsidR="00A044C2">
              <w:rPr>
                <w:rFonts w:asciiTheme="majorHAnsi" w:eastAsiaTheme="majorEastAsia" w:hAnsiTheme="majorHAnsi" w:cstheme="majorBidi"/>
                <w:b/>
                <w:bCs/>
                <w:color w:val="1F3763" w:themeColor="accent1" w:themeShade="7F"/>
                <w:sz w:val="24"/>
              </w:rPr>
              <w:t>4.</w:t>
            </w:r>
            <w:r w:rsidR="00A044C2" w:rsidRPr="00F169DB">
              <w:rPr>
                <w:rFonts w:asciiTheme="majorHAnsi" w:eastAsiaTheme="majorEastAsia" w:hAnsiTheme="majorHAnsi" w:cstheme="majorBidi"/>
                <w:b/>
                <w:bCs/>
                <w:color w:val="1F3763" w:themeColor="accent1" w:themeShade="7F"/>
                <w:sz w:val="24"/>
              </w:rPr>
              <w:t xml:space="preserve">1 At least one of the following criteria is </w:t>
            </w:r>
            <w:r w:rsidR="00A044C2" w:rsidRPr="00F169DB">
              <w:rPr>
                <w:rFonts w:asciiTheme="majorHAnsi" w:eastAsiaTheme="majorEastAsia" w:hAnsiTheme="majorHAnsi" w:cstheme="majorBidi"/>
                <w:b/>
                <w:bCs/>
                <w:color w:val="1F3763" w:themeColor="accent1" w:themeShade="7F"/>
                <w:sz w:val="24"/>
                <w:shd w:val="clear" w:color="auto" w:fill="F2F2F2" w:themeFill="background1" w:themeFillShade="F2"/>
              </w:rPr>
              <w:t>met:</w:t>
            </w:r>
          </w:p>
        </w:tc>
      </w:tr>
      <w:tr w:rsidR="00A044C2" w14:paraId="239B02A2" w14:textId="77777777" w:rsidTr="00AA4DE9">
        <w:tc>
          <w:tcPr>
            <w:tcW w:w="625" w:type="dxa"/>
          </w:tcPr>
          <w:p w14:paraId="673BBFA1" w14:textId="77777777"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712850672"/>
                <w14:checkbox>
                  <w14:checked w14:val="0"/>
                  <w14:checkedState w14:val="2612" w14:font="MS Gothic"/>
                  <w14:uncheckedState w14:val="2610" w14:font="MS Gothic"/>
                </w14:checkbox>
              </w:sdtPr>
              <w:sdtContent>
                <w:r w:rsidR="00A044C2">
                  <w:rPr>
                    <w:rFonts w:ascii="MS Gothic" w:eastAsia="MS Gothic" w:hAnsi="MS Gothic" w:cstheme="minorHAnsi" w:hint="eastAsia"/>
                    <w:color w:val="auto"/>
                    <w:sz w:val="22"/>
                    <w:szCs w:val="22"/>
                  </w:rPr>
                  <w:t>☐</w:t>
                </w:r>
              </w:sdtContent>
            </w:sdt>
          </w:p>
        </w:tc>
        <w:tc>
          <w:tcPr>
            <w:tcW w:w="10080" w:type="dxa"/>
          </w:tcPr>
          <w:p w14:paraId="7A33784C" w14:textId="77777777" w:rsidR="00A044C2" w:rsidRPr="00F169DB" w:rsidRDefault="00A044C2" w:rsidP="00AA4DE9">
            <w:pPr>
              <w:pStyle w:val="StatementLevel1"/>
              <w:rPr>
                <w:rFonts w:asciiTheme="minorHAnsi" w:hAnsiTheme="minorHAnsi" w:cstheme="minorHAnsi"/>
                <w:sz w:val="22"/>
                <w:szCs w:val="22"/>
              </w:rPr>
            </w:pPr>
            <w:r w:rsidRPr="0089321C">
              <w:rPr>
                <w:rFonts w:asciiTheme="minorHAnsi" w:hAnsiTheme="minorHAnsi" w:cstheme="minorHAnsi"/>
                <w:sz w:val="22"/>
                <w:szCs w:val="22"/>
              </w:rPr>
              <w:t>(i) The identifiable private information or identifiable biospecimens are publicly available, OR</w:t>
            </w:r>
          </w:p>
        </w:tc>
      </w:tr>
      <w:tr w:rsidR="00A044C2" w14:paraId="720BFCE5" w14:textId="77777777" w:rsidTr="00AA4DE9">
        <w:tc>
          <w:tcPr>
            <w:tcW w:w="625" w:type="dxa"/>
          </w:tcPr>
          <w:p w14:paraId="0CC0C09E" w14:textId="77777777"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175390491"/>
                <w14:checkbox>
                  <w14:checked w14:val="0"/>
                  <w14:checkedState w14:val="2612" w14:font="MS Gothic"/>
                  <w14:uncheckedState w14:val="2610" w14:font="MS Gothic"/>
                </w14:checkbox>
              </w:sdtPr>
              <w:sdtContent>
                <w:r w:rsidR="00A044C2">
                  <w:rPr>
                    <w:rFonts w:ascii="MS Gothic" w:eastAsia="MS Gothic" w:hAnsi="MS Gothic" w:cstheme="minorHAnsi" w:hint="eastAsia"/>
                    <w:color w:val="auto"/>
                    <w:sz w:val="22"/>
                    <w:szCs w:val="22"/>
                  </w:rPr>
                  <w:t>☐</w:t>
                </w:r>
              </w:sdtContent>
            </w:sdt>
          </w:p>
        </w:tc>
        <w:tc>
          <w:tcPr>
            <w:tcW w:w="10080" w:type="dxa"/>
          </w:tcPr>
          <w:p w14:paraId="59AA36FA" w14:textId="77777777" w:rsidR="00A044C2" w:rsidRPr="00F169DB" w:rsidRDefault="00A044C2" w:rsidP="00AA4DE9">
            <w:pPr>
              <w:pStyle w:val="StatementLevel1"/>
              <w:rPr>
                <w:rFonts w:asciiTheme="minorHAnsi" w:hAnsiTheme="minorHAnsi" w:cstheme="minorHAnsi"/>
                <w:sz w:val="22"/>
                <w:szCs w:val="22"/>
              </w:rPr>
            </w:pPr>
            <w:r w:rsidRPr="00F169DB">
              <w:rPr>
                <w:rFonts w:asciiTheme="minorHAnsi" w:hAnsiTheme="minorHAnsi" w:cstheme="minorHAnsi"/>
                <w:sz w:val="22"/>
                <w:szCs w:val="22"/>
              </w:rPr>
              <w:t>(ii) Information, which may include information about biospecimens, is recorded by the investigator in such a manner that the identity of the human subjects cannot readily be ascertained directly or through identifiers linked to the subjects, the investigator does not contact the subjects, and the investigator will not re-identify subjects, OR</w:t>
            </w:r>
          </w:p>
        </w:tc>
      </w:tr>
      <w:tr w:rsidR="00A044C2" w14:paraId="76CB736C" w14:textId="77777777" w:rsidTr="00C262EF">
        <w:tc>
          <w:tcPr>
            <w:tcW w:w="625" w:type="dxa"/>
            <w:tcBorders>
              <w:bottom w:val="single" w:sz="4" w:space="0" w:color="auto"/>
            </w:tcBorders>
          </w:tcPr>
          <w:p w14:paraId="50F1C27E" w14:textId="77777777"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1091281697"/>
                <w14:checkbox>
                  <w14:checked w14:val="0"/>
                  <w14:checkedState w14:val="2612" w14:font="MS Gothic"/>
                  <w14:uncheckedState w14:val="2610" w14:font="MS Gothic"/>
                </w14:checkbox>
              </w:sdtPr>
              <w:sdtContent>
                <w:r w:rsidR="00A044C2">
                  <w:rPr>
                    <w:rFonts w:ascii="MS Gothic" w:eastAsia="MS Gothic" w:hAnsi="MS Gothic" w:cstheme="minorHAnsi" w:hint="eastAsia"/>
                    <w:color w:val="auto"/>
                    <w:sz w:val="22"/>
                    <w:szCs w:val="22"/>
                  </w:rPr>
                  <w:t>☐</w:t>
                </w:r>
              </w:sdtContent>
            </w:sdt>
          </w:p>
        </w:tc>
        <w:tc>
          <w:tcPr>
            <w:tcW w:w="10080" w:type="dxa"/>
            <w:tcBorders>
              <w:bottom w:val="single" w:sz="4" w:space="0" w:color="auto"/>
            </w:tcBorders>
          </w:tcPr>
          <w:p w14:paraId="65BF4BCA" w14:textId="77777777" w:rsidR="00A044C2" w:rsidRPr="008334C9" w:rsidRDefault="00A044C2" w:rsidP="00AA4DE9">
            <w:pPr>
              <w:pStyle w:val="StatementLevel1"/>
              <w:rPr>
                <w:rFonts w:asciiTheme="minorHAnsi" w:hAnsiTheme="minorHAnsi" w:cstheme="minorBidi"/>
                <w:sz w:val="22"/>
                <w:szCs w:val="22"/>
              </w:rPr>
            </w:pPr>
            <w:r w:rsidRPr="00F169DB">
              <w:rPr>
                <w:rFonts w:asciiTheme="minorHAnsi" w:hAnsiTheme="minorHAnsi" w:cstheme="minorHAnsi"/>
                <w:sz w:val="22"/>
                <w:szCs w:val="22"/>
              </w:rPr>
              <w:t>(iv) The research is conducted by, or on behalf of, a Federal department or agency using government-generated or government-collected information obtained for non</w:t>
            </w:r>
            <w:r>
              <w:rPr>
                <w:rFonts w:asciiTheme="minorHAnsi" w:hAnsiTheme="minorHAnsi" w:cstheme="minorHAnsi"/>
                <w:sz w:val="22"/>
                <w:szCs w:val="22"/>
              </w:rPr>
              <w:t>-</w:t>
            </w:r>
            <w:r w:rsidRPr="00F169DB">
              <w:rPr>
                <w:rFonts w:asciiTheme="minorHAnsi" w:hAnsiTheme="minorHAnsi" w:cstheme="minorHAnsi"/>
                <w:sz w:val="22"/>
                <w:szCs w:val="22"/>
              </w:rPr>
              <w:t xml:space="preserve">research activities, if the research generates identifiable private information that is or will be maintained on information technology that is subject to and in compliance with section 208(b) of the E-Government Act of 2002, 44 U.S.C. 3501 note, if all of the identifiable private information collected, used, or generated as part of the activity will be maintained in systems of records subject to the Privacy Act of 1974, 5 U.S.C. 552a, and, if applicable, the information used in the </w:t>
            </w:r>
            <w:r w:rsidRPr="00F169DB">
              <w:rPr>
                <w:rFonts w:asciiTheme="minorHAnsi" w:hAnsiTheme="minorHAnsi" w:cstheme="minorHAnsi"/>
                <w:sz w:val="22"/>
                <w:szCs w:val="22"/>
              </w:rPr>
              <w:pgNum/>
            </w:r>
            <w:r w:rsidRPr="00F169DB">
              <w:rPr>
                <w:rFonts w:asciiTheme="minorHAnsi" w:hAnsiTheme="minorHAnsi" w:cstheme="minorHAnsi"/>
                <w:sz w:val="22"/>
                <w:szCs w:val="22"/>
              </w:rPr>
              <w:t>research was collected subject to the Paperwork Reduction Act of 1995, 44 U.S.C. 3501 et seq.</w:t>
            </w:r>
          </w:p>
        </w:tc>
      </w:tr>
      <w:tr w:rsidR="00A044C2" w14:paraId="116FABC3" w14:textId="77777777" w:rsidTr="00C262EF">
        <w:tc>
          <w:tcPr>
            <w:tcW w:w="10705" w:type="dxa"/>
            <w:gridSpan w:val="2"/>
            <w:tcBorders>
              <w:bottom w:val="single" w:sz="4" w:space="0" w:color="auto"/>
            </w:tcBorders>
            <w:shd w:val="clear" w:color="auto" w:fill="D9E2F3" w:themeFill="accent1" w:themeFillTint="33"/>
          </w:tcPr>
          <w:p w14:paraId="7617FDC7" w14:textId="77777777" w:rsidR="00A044C2" w:rsidRPr="00F169DB" w:rsidRDefault="00A044C2" w:rsidP="00AA4DE9">
            <w:pPr>
              <w:rPr>
                <w:rFonts w:cstheme="minorHAnsi"/>
                <w:b/>
                <w:bCs/>
                <w:i/>
                <w:color w:val="C00000"/>
              </w:rPr>
            </w:pPr>
            <w:r w:rsidRPr="00F169DB">
              <w:rPr>
                <w:rFonts w:cstheme="minorHAnsi"/>
                <w:b/>
                <w:bCs/>
                <w:i/>
                <w:color w:val="C00000"/>
              </w:rPr>
              <w:t>*NOTE: If your</w:t>
            </w:r>
            <w:r w:rsidRPr="00F169DB">
              <w:rPr>
                <w:rFonts w:cstheme="minorHAnsi"/>
                <w:b/>
                <w:bCs/>
                <w:iCs/>
                <w:color w:val="C00000"/>
              </w:rPr>
              <w:t xml:space="preserve"> </w:t>
            </w:r>
            <w:r w:rsidRPr="00F169DB">
              <w:rPr>
                <w:rFonts w:cstheme="minorHAnsi"/>
                <w:b/>
                <w:bCs/>
                <w:i/>
                <w:color w:val="C00000"/>
              </w:rPr>
              <w:t>research involves existing data sets that require you to obtain a HIPAA research subject authorization or a waiver of research subject to access the data, UC requires a full protocol submission. Please complete HRP-503</w:t>
            </w:r>
          </w:p>
        </w:tc>
      </w:tr>
      <w:tr w:rsidR="00C262EF" w14:paraId="787BC384" w14:textId="77777777" w:rsidTr="00C262EF">
        <w:tc>
          <w:tcPr>
            <w:tcW w:w="10705" w:type="dxa"/>
            <w:gridSpan w:val="2"/>
            <w:tcBorders>
              <w:top w:val="single" w:sz="4" w:space="0" w:color="auto"/>
              <w:left w:val="nil"/>
              <w:bottom w:val="nil"/>
              <w:right w:val="nil"/>
            </w:tcBorders>
            <w:shd w:val="clear" w:color="auto" w:fill="FFFFFF" w:themeFill="background1"/>
          </w:tcPr>
          <w:p w14:paraId="12D46036" w14:textId="77777777" w:rsidR="00C262EF" w:rsidRPr="00F169DB" w:rsidRDefault="00C262EF" w:rsidP="00AA4DE9">
            <w:pPr>
              <w:rPr>
                <w:rFonts w:cstheme="minorHAnsi"/>
                <w:b/>
                <w:bCs/>
                <w:i/>
                <w:color w:val="C00000"/>
              </w:rPr>
            </w:pPr>
          </w:p>
        </w:tc>
      </w:tr>
      <w:tr w:rsidR="00A044C2" w14:paraId="7BB81F2B" w14:textId="77777777" w:rsidTr="00036087">
        <w:tc>
          <w:tcPr>
            <w:tcW w:w="10705" w:type="dxa"/>
            <w:gridSpan w:val="2"/>
            <w:tcBorders>
              <w:top w:val="nil"/>
            </w:tcBorders>
            <w:shd w:val="clear" w:color="auto" w:fill="BFBFBF" w:themeFill="background1" w:themeFillShade="BF"/>
          </w:tcPr>
          <w:p w14:paraId="041D240C" w14:textId="5376EA91" w:rsidR="00A044C2" w:rsidRPr="00036087" w:rsidRDefault="00C262EF" w:rsidP="00AA4DE9">
            <w:pPr>
              <w:pStyle w:val="StatementLevel1"/>
              <w:ind w:left="251" w:hanging="251"/>
              <w:rPr>
                <w:rFonts w:asciiTheme="majorHAnsi" w:eastAsiaTheme="majorEastAsia" w:hAnsiTheme="majorHAnsi" w:cstheme="majorBidi"/>
                <w:b/>
                <w:bCs/>
                <w:color w:val="2F5496" w:themeColor="accent1" w:themeShade="BF"/>
                <w:sz w:val="26"/>
                <w:szCs w:val="26"/>
              </w:rPr>
            </w:pPr>
            <w:r w:rsidRPr="00036087">
              <w:rPr>
                <w:rFonts w:asciiTheme="majorHAnsi" w:eastAsiaTheme="majorEastAsia" w:hAnsiTheme="majorHAnsi" w:cstheme="majorBidi"/>
                <w:b/>
                <w:bCs/>
                <w:color w:val="2F5496" w:themeColor="accent1" w:themeShade="BF"/>
                <w:sz w:val="26"/>
                <w:szCs w:val="26"/>
              </w:rPr>
              <w:t>1</w:t>
            </w:r>
            <w:r w:rsidR="00A044C2" w:rsidRPr="00036087">
              <w:rPr>
                <w:rFonts w:asciiTheme="majorHAnsi" w:eastAsiaTheme="majorEastAsia" w:hAnsiTheme="majorHAnsi" w:cstheme="majorBidi"/>
                <w:b/>
                <w:bCs/>
                <w:color w:val="2F5496" w:themeColor="accent1" w:themeShade="BF"/>
                <w:sz w:val="26"/>
                <w:szCs w:val="26"/>
              </w:rPr>
              <w:t xml:space="preserve">.5 </w:t>
            </w:r>
            <w:r w:rsidR="00A044C2" w:rsidRPr="00036087">
              <w:rPr>
                <w:rFonts w:asciiTheme="majorHAnsi" w:eastAsiaTheme="majorEastAsia" w:hAnsiTheme="majorHAnsi" w:cstheme="majorBidi"/>
                <w:b/>
                <w:bCs/>
                <w:color w:val="2F5496" w:themeColor="accent1" w:themeShade="BF"/>
                <w:sz w:val="26"/>
                <w:szCs w:val="26"/>
                <w:u w:val="single"/>
              </w:rPr>
              <w:t>Category 5 – Public Benefit or Service Programs</w:t>
            </w:r>
            <w:r w:rsidR="00A044C2" w:rsidRPr="00036087">
              <w:rPr>
                <w:rFonts w:asciiTheme="majorHAnsi" w:eastAsiaTheme="majorEastAsia" w:hAnsiTheme="majorHAnsi" w:cstheme="majorBidi"/>
                <w:b/>
                <w:bCs/>
                <w:color w:val="2F5496" w:themeColor="accent1" w:themeShade="BF"/>
                <w:sz w:val="26"/>
                <w:szCs w:val="26"/>
              </w:rPr>
              <w:t xml:space="preserve">  </w:t>
            </w:r>
          </w:p>
          <w:p w14:paraId="6CFC896B" w14:textId="4F952A35" w:rsidR="00A044C2" w:rsidRPr="00F169DB" w:rsidRDefault="00A044C2" w:rsidP="00AA4DE9">
            <w:pPr>
              <w:rPr>
                <w:b/>
                <w:bCs/>
              </w:rPr>
            </w:pPr>
            <w:r>
              <w:t xml:space="preserve">Research and demonstration projects which are conducted or supported by a Federal department or agency, or otherwise subject to the approval of department or agency heads (or the approval of heads of bureaus or other subordinate agencies that have been delegated authority to conduct the research and demonstration projects), and that are designed to study, evaluate, improve, or otherwise examine </w:t>
            </w:r>
            <w:r w:rsidRPr="66ACF8B7">
              <w:rPr>
                <w:b/>
                <w:bCs/>
              </w:rPr>
              <w:t xml:space="preserve">public benefit </w:t>
            </w:r>
            <w:r>
              <w:t xml:space="preserve">or </w:t>
            </w:r>
            <w:r w:rsidRPr="66ACF8B7">
              <w:rPr>
                <w:b/>
                <w:bCs/>
              </w:rPr>
              <w:t>service programs</w:t>
            </w:r>
            <w:r>
              <w:t xml:space="preserve">, (check all that apply; if none apply then proceed to </w:t>
            </w:r>
            <w:r w:rsidR="00350783">
              <w:t>1</w:t>
            </w:r>
            <w:r>
              <w:t>.6 Category 6)</w:t>
            </w:r>
          </w:p>
          <w:p w14:paraId="2F30BC64" w14:textId="77777777" w:rsidR="00A044C2" w:rsidRPr="00F169DB" w:rsidRDefault="00A044C2" w:rsidP="00AA4DE9">
            <w:pPr>
              <w:ind w:left="438" w:hanging="438"/>
              <w:rPr>
                <w:rFonts w:cstheme="minorHAnsi"/>
              </w:rPr>
            </w:pPr>
            <w:r w:rsidRPr="006A675F">
              <w:rPr>
                <w:rFonts w:cstheme="minorHAnsi"/>
                <w:b/>
              </w:rPr>
              <w:t>(</w:t>
            </w:r>
            <w:hyperlink r:id="rId11" w:anchor="c7" w:history="1">
              <w:r w:rsidRPr="001976D2">
                <w:rPr>
                  <w:rStyle w:val="Hyperlink"/>
                  <w:rFonts w:cstheme="minorHAnsi"/>
                  <w:b/>
                  <w:i/>
                  <w:iCs/>
                </w:rPr>
                <w:t>See OHRP decision chart for category 5 Public Benefit or Service Program</w:t>
              </w:r>
            </w:hyperlink>
            <w:r w:rsidRPr="006A675F">
              <w:rPr>
                <w:rFonts w:cstheme="minorHAnsi"/>
                <w:b/>
              </w:rPr>
              <w:t>)</w:t>
            </w:r>
          </w:p>
        </w:tc>
      </w:tr>
      <w:tr w:rsidR="00A044C2" w14:paraId="6DB2ADD3" w14:textId="77777777" w:rsidTr="00AA4DE9">
        <w:tc>
          <w:tcPr>
            <w:tcW w:w="625" w:type="dxa"/>
          </w:tcPr>
          <w:p w14:paraId="6190A277" w14:textId="77777777" w:rsidR="00A044C2" w:rsidRPr="00F169DB" w:rsidRDefault="00000000" w:rsidP="00AA4DE9">
            <w:pPr>
              <w:jc w:val="center"/>
            </w:pPr>
            <w:sdt>
              <w:sdtPr>
                <w:rPr>
                  <w:rFonts w:cstheme="minorHAnsi"/>
                </w:rPr>
                <w:id w:val="-2077729701"/>
                <w14:checkbox>
                  <w14:checked w14:val="0"/>
                  <w14:checkedState w14:val="2612" w14:font="MS Gothic"/>
                  <w14:uncheckedState w14:val="2610" w14:font="MS Gothic"/>
                </w14:checkbox>
              </w:sdtPr>
              <w:sdtContent>
                <w:r w:rsidR="00A044C2">
                  <w:rPr>
                    <w:rFonts w:ascii="MS Gothic" w:eastAsia="MS Gothic" w:hAnsi="MS Gothic" w:cstheme="minorHAnsi" w:hint="eastAsia"/>
                  </w:rPr>
                  <w:t>☐</w:t>
                </w:r>
              </w:sdtContent>
            </w:sdt>
          </w:p>
        </w:tc>
        <w:tc>
          <w:tcPr>
            <w:tcW w:w="10080" w:type="dxa"/>
          </w:tcPr>
          <w:p w14:paraId="04B5942A" w14:textId="77777777" w:rsidR="00A044C2" w:rsidRDefault="00A044C2" w:rsidP="00AA4DE9">
            <w:r w:rsidRPr="00F169DB">
              <w:rPr>
                <w:b/>
                <w:bCs/>
              </w:rPr>
              <w:t xml:space="preserve">Procedures </w:t>
            </w:r>
            <w:r w:rsidRPr="00F169DB">
              <w:t>for obtaining benefits or services under those programs</w:t>
            </w:r>
          </w:p>
          <w:p w14:paraId="4501B612" w14:textId="77777777" w:rsidR="00A044C2" w:rsidRDefault="00A044C2" w:rsidP="00AA4DE9">
            <w:pPr>
              <w:rPr>
                <w:i/>
                <w:iCs/>
              </w:rPr>
            </w:pPr>
            <w:r w:rsidRPr="66ACF8B7">
              <w:rPr>
                <w:i/>
                <w:iCs/>
                <w:shd w:val="clear" w:color="auto" w:fill="E7E6E6" w:themeFill="background2"/>
              </w:rPr>
              <w:t>Describe procedures being evaluated</w:t>
            </w:r>
            <w:r w:rsidRPr="66ACF8B7">
              <w:rPr>
                <w:i/>
                <w:iCs/>
              </w:rPr>
              <w:t>.</w:t>
            </w:r>
          </w:p>
        </w:tc>
      </w:tr>
      <w:tr w:rsidR="00A044C2" w14:paraId="574801BC" w14:textId="77777777" w:rsidTr="00AA4DE9">
        <w:tc>
          <w:tcPr>
            <w:tcW w:w="625" w:type="dxa"/>
          </w:tcPr>
          <w:p w14:paraId="7AC356F5" w14:textId="77777777"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1597363829"/>
                <w14:checkbox>
                  <w14:checked w14:val="0"/>
                  <w14:checkedState w14:val="2612" w14:font="MS Gothic"/>
                  <w14:uncheckedState w14:val="2610" w14:font="MS Gothic"/>
                </w14:checkbox>
              </w:sdtPr>
              <w:sdtContent>
                <w:r w:rsidR="00A044C2">
                  <w:rPr>
                    <w:rFonts w:ascii="MS Gothic" w:eastAsia="MS Gothic" w:hAnsi="MS Gothic" w:cstheme="minorHAnsi" w:hint="eastAsia"/>
                    <w:color w:val="auto"/>
                    <w:sz w:val="22"/>
                    <w:szCs w:val="22"/>
                  </w:rPr>
                  <w:t>☐</w:t>
                </w:r>
              </w:sdtContent>
            </w:sdt>
          </w:p>
        </w:tc>
        <w:tc>
          <w:tcPr>
            <w:tcW w:w="10080" w:type="dxa"/>
          </w:tcPr>
          <w:p w14:paraId="32EBF701" w14:textId="77777777" w:rsidR="00A044C2" w:rsidRDefault="00A044C2" w:rsidP="00AA4DE9">
            <w:pPr>
              <w:rPr>
                <w:rFonts w:cstheme="minorHAnsi"/>
                <w:bCs/>
              </w:rPr>
            </w:pPr>
            <w:r w:rsidRPr="00112628">
              <w:rPr>
                <w:rFonts w:cstheme="minorHAnsi"/>
                <w:b/>
              </w:rPr>
              <w:t>C</w:t>
            </w:r>
            <w:r w:rsidRPr="006A00C1">
              <w:rPr>
                <w:rFonts w:cstheme="minorHAnsi"/>
                <w:b/>
              </w:rPr>
              <w:t>hanges in or alternatives to those programs or procedures</w:t>
            </w:r>
          </w:p>
          <w:p w14:paraId="216FC0E6" w14:textId="77777777" w:rsidR="00A044C2" w:rsidRPr="00112628" w:rsidRDefault="00A044C2" w:rsidP="00AA4DE9">
            <w:pPr>
              <w:rPr>
                <w:i/>
                <w:iCs/>
              </w:rPr>
            </w:pPr>
            <w:r w:rsidRPr="66ACF8B7">
              <w:rPr>
                <w:i/>
                <w:iCs/>
                <w:shd w:val="clear" w:color="auto" w:fill="E7E6E6" w:themeFill="background2"/>
              </w:rPr>
              <w:t>Describe the changes or alternatives being evaluated</w:t>
            </w:r>
            <w:r w:rsidRPr="66ACF8B7">
              <w:rPr>
                <w:i/>
                <w:iCs/>
              </w:rPr>
              <w:t>.</w:t>
            </w:r>
          </w:p>
        </w:tc>
      </w:tr>
      <w:tr w:rsidR="00A044C2" w14:paraId="4EFA5CA6" w14:textId="77777777" w:rsidTr="00AA4DE9">
        <w:tc>
          <w:tcPr>
            <w:tcW w:w="625" w:type="dxa"/>
          </w:tcPr>
          <w:p w14:paraId="00775C66" w14:textId="77777777"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1203933714"/>
                <w14:checkbox>
                  <w14:checked w14:val="0"/>
                  <w14:checkedState w14:val="2612" w14:font="MS Gothic"/>
                  <w14:uncheckedState w14:val="2610" w14:font="MS Gothic"/>
                </w14:checkbox>
              </w:sdtPr>
              <w:sdtContent>
                <w:r w:rsidR="00A044C2">
                  <w:rPr>
                    <w:rFonts w:ascii="MS Gothic" w:eastAsia="MS Gothic" w:hAnsi="MS Gothic" w:cstheme="minorHAnsi" w:hint="eastAsia"/>
                    <w:color w:val="auto"/>
                    <w:sz w:val="22"/>
                    <w:szCs w:val="22"/>
                  </w:rPr>
                  <w:t>☐</w:t>
                </w:r>
              </w:sdtContent>
            </w:sdt>
          </w:p>
        </w:tc>
        <w:tc>
          <w:tcPr>
            <w:tcW w:w="10080" w:type="dxa"/>
          </w:tcPr>
          <w:p w14:paraId="7E205306" w14:textId="77777777" w:rsidR="00A044C2" w:rsidRDefault="00A044C2" w:rsidP="00AA4DE9">
            <w:pPr>
              <w:rPr>
                <w:rFonts w:cstheme="minorHAnsi"/>
                <w:bCs/>
              </w:rPr>
            </w:pPr>
            <w:r>
              <w:rPr>
                <w:rFonts w:cstheme="minorHAnsi"/>
                <w:b/>
              </w:rPr>
              <w:t>C</w:t>
            </w:r>
            <w:r w:rsidRPr="006A00C1">
              <w:rPr>
                <w:rFonts w:cstheme="minorHAnsi"/>
                <w:b/>
              </w:rPr>
              <w:t>hanges in methods or levels of payment</w:t>
            </w:r>
            <w:r w:rsidRPr="00112628">
              <w:rPr>
                <w:rFonts w:cstheme="minorHAnsi"/>
                <w:bCs/>
              </w:rPr>
              <w:t xml:space="preserve"> for benefits or services under those programs</w:t>
            </w:r>
            <w:r>
              <w:rPr>
                <w:rFonts w:cstheme="minorHAnsi"/>
                <w:bCs/>
              </w:rPr>
              <w:t>.</w:t>
            </w:r>
          </w:p>
          <w:p w14:paraId="391E0032" w14:textId="77777777" w:rsidR="00A044C2" w:rsidRPr="00112628" w:rsidRDefault="00A044C2" w:rsidP="00AA4DE9">
            <w:pPr>
              <w:rPr>
                <w:i/>
                <w:iCs/>
              </w:rPr>
            </w:pPr>
            <w:r w:rsidRPr="66ACF8B7">
              <w:rPr>
                <w:i/>
                <w:iCs/>
                <w:shd w:val="clear" w:color="auto" w:fill="E7E6E6" w:themeFill="background2"/>
              </w:rPr>
              <w:t xml:space="preserve">Describe the changes in methods </w:t>
            </w:r>
            <w:proofErr w:type="gramStart"/>
            <w:r w:rsidRPr="66ACF8B7">
              <w:rPr>
                <w:i/>
                <w:iCs/>
                <w:shd w:val="clear" w:color="auto" w:fill="E7E6E6" w:themeFill="background2"/>
              </w:rPr>
              <w:t>or</w:t>
            </w:r>
            <w:proofErr w:type="gramEnd"/>
            <w:r w:rsidRPr="66ACF8B7">
              <w:rPr>
                <w:i/>
                <w:iCs/>
                <w:shd w:val="clear" w:color="auto" w:fill="E7E6E6" w:themeFill="background2"/>
              </w:rPr>
              <w:t xml:space="preserve"> payment being evaluated</w:t>
            </w:r>
            <w:r w:rsidRPr="66ACF8B7">
              <w:rPr>
                <w:i/>
                <w:iCs/>
              </w:rPr>
              <w:t>.</w:t>
            </w:r>
          </w:p>
        </w:tc>
      </w:tr>
      <w:tr w:rsidR="00A044C2" w14:paraId="0E2907E2" w14:textId="77777777" w:rsidTr="00AA4DE9">
        <w:tc>
          <w:tcPr>
            <w:tcW w:w="10705" w:type="dxa"/>
            <w:gridSpan w:val="2"/>
          </w:tcPr>
          <w:p w14:paraId="75C12804" w14:textId="019FD971" w:rsidR="00A044C2" w:rsidRPr="00F169DB" w:rsidRDefault="00C262EF" w:rsidP="00AA4DE9">
            <w:pPr>
              <w:rPr>
                <w:rFonts w:asciiTheme="majorHAnsi" w:eastAsiaTheme="majorEastAsia" w:hAnsiTheme="majorHAnsi" w:cstheme="majorBidi"/>
                <w:b/>
                <w:bCs/>
                <w:color w:val="1F3763" w:themeColor="accent1" w:themeShade="7F"/>
                <w:sz w:val="24"/>
                <w:szCs w:val="24"/>
              </w:rPr>
            </w:pPr>
            <w:r>
              <w:rPr>
                <w:rFonts w:asciiTheme="majorHAnsi" w:eastAsiaTheme="majorEastAsia" w:hAnsiTheme="majorHAnsi" w:cstheme="majorBidi"/>
                <w:b/>
                <w:bCs/>
                <w:color w:val="1F3763" w:themeColor="accent1" w:themeShade="7F"/>
                <w:sz w:val="24"/>
                <w:szCs w:val="24"/>
              </w:rPr>
              <w:t>1</w:t>
            </w:r>
            <w:r w:rsidR="00A044C2">
              <w:rPr>
                <w:rFonts w:asciiTheme="majorHAnsi" w:eastAsiaTheme="majorEastAsia" w:hAnsiTheme="majorHAnsi" w:cstheme="majorBidi"/>
                <w:b/>
                <w:bCs/>
                <w:color w:val="1F3763" w:themeColor="accent1" w:themeShade="7F"/>
                <w:sz w:val="24"/>
                <w:szCs w:val="24"/>
              </w:rPr>
              <w:t xml:space="preserve">.5.1 </w:t>
            </w:r>
            <w:r w:rsidR="00A044C2" w:rsidRPr="00F169DB">
              <w:rPr>
                <w:rFonts w:asciiTheme="majorHAnsi" w:eastAsiaTheme="majorEastAsia" w:hAnsiTheme="majorHAnsi" w:cstheme="majorBidi"/>
                <w:b/>
                <w:bCs/>
                <w:color w:val="1F3763" w:themeColor="accent1" w:themeShade="7F"/>
                <w:sz w:val="24"/>
                <w:szCs w:val="24"/>
              </w:rPr>
              <w:t xml:space="preserve">The following criteria must be and </w:t>
            </w:r>
            <w:proofErr w:type="gramStart"/>
            <w:r w:rsidR="00A044C2" w:rsidRPr="00F169DB">
              <w:rPr>
                <w:rFonts w:asciiTheme="majorHAnsi" w:eastAsiaTheme="majorEastAsia" w:hAnsiTheme="majorHAnsi" w:cstheme="majorBidi"/>
                <w:b/>
                <w:bCs/>
                <w:color w:val="1F3763" w:themeColor="accent1" w:themeShade="7F"/>
                <w:sz w:val="24"/>
                <w:szCs w:val="24"/>
              </w:rPr>
              <w:t>has</w:t>
            </w:r>
            <w:proofErr w:type="gramEnd"/>
            <w:r w:rsidR="00A044C2" w:rsidRPr="00F169DB">
              <w:rPr>
                <w:rFonts w:asciiTheme="majorHAnsi" w:eastAsiaTheme="majorEastAsia" w:hAnsiTheme="majorHAnsi" w:cstheme="majorBidi"/>
                <w:b/>
                <w:bCs/>
                <w:color w:val="1F3763" w:themeColor="accent1" w:themeShade="7F"/>
                <w:sz w:val="24"/>
                <w:szCs w:val="24"/>
              </w:rPr>
              <w:t xml:space="preserve"> been met:</w:t>
            </w:r>
          </w:p>
        </w:tc>
      </w:tr>
      <w:tr w:rsidR="00A044C2" w14:paraId="5C78C805" w14:textId="77777777" w:rsidTr="00C262EF">
        <w:tc>
          <w:tcPr>
            <w:tcW w:w="625" w:type="dxa"/>
            <w:tcBorders>
              <w:bottom w:val="nil"/>
            </w:tcBorders>
          </w:tcPr>
          <w:p w14:paraId="57202844" w14:textId="77777777"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1453236808"/>
                <w14:checkbox>
                  <w14:checked w14:val="0"/>
                  <w14:checkedState w14:val="2612" w14:font="MS Gothic"/>
                  <w14:uncheckedState w14:val="2610" w14:font="MS Gothic"/>
                </w14:checkbox>
              </w:sdtPr>
              <w:sdtContent>
                <w:r w:rsidR="00A044C2">
                  <w:rPr>
                    <w:rFonts w:ascii="MS Gothic" w:eastAsia="MS Gothic" w:hAnsi="MS Gothic" w:cstheme="minorHAnsi" w:hint="eastAsia"/>
                    <w:color w:val="auto"/>
                    <w:sz w:val="22"/>
                    <w:szCs w:val="22"/>
                  </w:rPr>
                  <w:t>☐</w:t>
                </w:r>
              </w:sdtContent>
            </w:sdt>
          </w:p>
        </w:tc>
        <w:tc>
          <w:tcPr>
            <w:tcW w:w="10080" w:type="dxa"/>
            <w:tcBorders>
              <w:bottom w:val="single" w:sz="4" w:space="0" w:color="auto"/>
            </w:tcBorders>
          </w:tcPr>
          <w:p w14:paraId="07B59744" w14:textId="77777777" w:rsidR="00A044C2" w:rsidRPr="00F169DB" w:rsidRDefault="00A044C2" w:rsidP="00AA4DE9">
            <w:pPr>
              <w:rPr>
                <w:rFonts w:cstheme="minorHAnsi"/>
                <w:bCs/>
              </w:rPr>
            </w:pPr>
            <w:r w:rsidRPr="00F169DB">
              <w:rPr>
                <w:rFonts w:cstheme="minorHAnsi"/>
                <w:bCs/>
              </w:rPr>
              <w:t>Each Federal department or agency conducting or supporting the research and demonstration projects must establish, on a publicly accessible Federal website or in such other manner as the department or agency head may determine, a list of the research and demonstration projects that the Federal department or agency conducts or supports under this provision. The research or demonstration project must be published on this list prior to commencing the research involving human subjects.</w:t>
            </w:r>
          </w:p>
        </w:tc>
      </w:tr>
      <w:tr w:rsidR="00C262EF" w14:paraId="69A32C22" w14:textId="77777777" w:rsidTr="00C262EF">
        <w:tc>
          <w:tcPr>
            <w:tcW w:w="625" w:type="dxa"/>
            <w:tcBorders>
              <w:top w:val="single" w:sz="4" w:space="0" w:color="auto"/>
              <w:left w:val="nil"/>
              <w:bottom w:val="nil"/>
              <w:right w:val="nil"/>
            </w:tcBorders>
          </w:tcPr>
          <w:p w14:paraId="2BF390D7" w14:textId="77777777" w:rsidR="00C262EF" w:rsidRPr="00C262EF" w:rsidRDefault="00C262EF" w:rsidP="00C262EF"/>
        </w:tc>
        <w:tc>
          <w:tcPr>
            <w:tcW w:w="10080" w:type="dxa"/>
            <w:tcBorders>
              <w:top w:val="single" w:sz="4" w:space="0" w:color="auto"/>
              <w:left w:val="nil"/>
              <w:bottom w:val="nil"/>
              <w:right w:val="nil"/>
            </w:tcBorders>
          </w:tcPr>
          <w:p w14:paraId="3A08409A" w14:textId="77777777" w:rsidR="00C262EF" w:rsidRPr="00F169DB" w:rsidRDefault="00C262EF" w:rsidP="00AA4DE9">
            <w:pPr>
              <w:rPr>
                <w:rFonts w:cstheme="minorHAnsi"/>
                <w:bCs/>
              </w:rPr>
            </w:pPr>
          </w:p>
        </w:tc>
      </w:tr>
      <w:tr w:rsidR="00A044C2" w14:paraId="0EB72AF2" w14:textId="77777777" w:rsidTr="00C262EF">
        <w:tc>
          <w:tcPr>
            <w:tcW w:w="10705" w:type="dxa"/>
            <w:gridSpan w:val="2"/>
            <w:tcBorders>
              <w:top w:val="nil"/>
            </w:tcBorders>
            <w:shd w:val="clear" w:color="auto" w:fill="BFBFBF" w:themeFill="background1" w:themeFillShade="BF"/>
          </w:tcPr>
          <w:p w14:paraId="209E4A20" w14:textId="3BD2FF34" w:rsidR="00A044C2" w:rsidRPr="00F169DB" w:rsidRDefault="00C262EF" w:rsidP="00AA4DE9">
            <w:pPr>
              <w:pStyle w:val="StatementLevel1"/>
              <w:ind w:left="251" w:hanging="251"/>
              <w:rPr>
                <w:rFonts w:asciiTheme="majorHAnsi" w:eastAsiaTheme="majorEastAsia" w:hAnsiTheme="majorHAnsi" w:cstheme="majorBidi"/>
                <w:b/>
                <w:bCs/>
                <w:color w:val="2F5496" w:themeColor="accent1" w:themeShade="BF"/>
                <w:sz w:val="26"/>
                <w:szCs w:val="26"/>
              </w:rPr>
            </w:pPr>
            <w:r>
              <w:rPr>
                <w:rFonts w:asciiTheme="majorHAnsi" w:eastAsiaTheme="majorEastAsia" w:hAnsiTheme="majorHAnsi" w:cstheme="majorBidi"/>
                <w:b/>
                <w:bCs/>
                <w:color w:val="2F5496" w:themeColor="accent1" w:themeShade="BF"/>
                <w:sz w:val="26"/>
                <w:szCs w:val="26"/>
              </w:rPr>
              <w:t>1</w:t>
            </w:r>
            <w:r w:rsidR="00A044C2" w:rsidRPr="66ACF8B7">
              <w:rPr>
                <w:rFonts w:asciiTheme="majorHAnsi" w:eastAsiaTheme="majorEastAsia" w:hAnsiTheme="majorHAnsi" w:cstheme="majorBidi"/>
                <w:b/>
                <w:bCs/>
                <w:color w:val="2F5496" w:themeColor="accent1" w:themeShade="BF"/>
                <w:sz w:val="26"/>
                <w:szCs w:val="26"/>
              </w:rPr>
              <w:t xml:space="preserve">.6 </w:t>
            </w:r>
            <w:r w:rsidR="00A044C2" w:rsidRPr="00C262EF">
              <w:rPr>
                <w:rFonts w:asciiTheme="majorHAnsi" w:eastAsiaTheme="majorEastAsia" w:hAnsiTheme="majorHAnsi" w:cstheme="majorBidi"/>
                <w:b/>
                <w:bCs/>
                <w:color w:val="2F5496" w:themeColor="accent1" w:themeShade="BF"/>
                <w:sz w:val="26"/>
                <w:szCs w:val="26"/>
                <w:u w:val="single"/>
              </w:rPr>
              <w:t>Category 6 – Food Taste and Acceptance Studies</w:t>
            </w:r>
            <w:r w:rsidR="00A044C2" w:rsidRPr="66ACF8B7">
              <w:rPr>
                <w:rFonts w:asciiTheme="majorHAnsi" w:eastAsiaTheme="majorEastAsia" w:hAnsiTheme="majorHAnsi" w:cstheme="majorBidi"/>
                <w:b/>
                <w:bCs/>
                <w:color w:val="2F5496" w:themeColor="accent1" w:themeShade="BF"/>
                <w:sz w:val="26"/>
                <w:szCs w:val="26"/>
              </w:rPr>
              <w:t xml:space="preserve"> </w:t>
            </w:r>
          </w:p>
          <w:p w14:paraId="738E6D16" w14:textId="7981531F" w:rsidR="00A044C2" w:rsidRDefault="00A044C2" w:rsidP="00AA4DE9">
            <w:pPr>
              <w:rPr>
                <w:b/>
                <w:bCs/>
              </w:rPr>
            </w:pPr>
            <w:r w:rsidRPr="66ACF8B7">
              <w:rPr>
                <w:b/>
                <w:bCs/>
              </w:rPr>
              <w:t>Taste and food quality evaluation</w:t>
            </w:r>
            <w:r>
              <w:t xml:space="preserve"> and </w:t>
            </w:r>
            <w:r w:rsidRPr="66ACF8B7">
              <w:rPr>
                <w:b/>
                <w:bCs/>
              </w:rPr>
              <w:t>consumer acceptance studies</w:t>
            </w:r>
            <w:r>
              <w:t xml:space="preserve"> (</w:t>
            </w:r>
            <w:r w:rsidRPr="66ACF8B7">
              <w:rPr>
                <w:u w:val="single"/>
              </w:rPr>
              <w:t>at least one</w:t>
            </w:r>
            <w:r>
              <w:t xml:space="preserve"> of the following criteria is required; if none apply then proceed to </w:t>
            </w:r>
            <w:r w:rsidR="00350783">
              <w:t>1</w:t>
            </w:r>
            <w:r>
              <w:t>.7 Confirmation of Exempt Categories)</w:t>
            </w:r>
          </w:p>
          <w:p w14:paraId="39FBDF6D" w14:textId="77777777" w:rsidR="00A044C2" w:rsidRPr="00F169DB" w:rsidRDefault="00A044C2" w:rsidP="00AA4DE9">
            <w:pPr>
              <w:ind w:left="251" w:hanging="251"/>
              <w:rPr>
                <w:rFonts w:ascii="MS Gothic" w:eastAsia="MS Gothic" w:hAnsi="MS Gothic"/>
              </w:rPr>
            </w:pPr>
            <w:r w:rsidRPr="006A675F">
              <w:rPr>
                <w:rFonts w:cstheme="minorHAnsi"/>
                <w:b/>
              </w:rPr>
              <w:t>(</w:t>
            </w:r>
            <w:hyperlink r:id="rId12" w:anchor="c8" w:history="1">
              <w:r w:rsidRPr="00E16284">
                <w:rPr>
                  <w:rStyle w:val="Hyperlink"/>
                  <w:rFonts w:cstheme="minorHAnsi"/>
                  <w:b/>
                  <w:i/>
                  <w:iCs/>
                </w:rPr>
                <w:t>See OHRP decision chart for category 6 Food Taste and Acceptance</w:t>
              </w:r>
            </w:hyperlink>
            <w:r w:rsidRPr="006A675F">
              <w:rPr>
                <w:rFonts w:cstheme="minorHAnsi"/>
                <w:b/>
              </w:rPr>
              <w:t>)</w:t>
            </w:r>
          </w:p>
        </w:tc>
      </w:tr>
      <w:tr w:rsidR="00A044C2" w14:paraId="485B6B3C" w14:textId="77777777" w:rsidTr="00C262EF">
        <w:tc>
          <w:tcPr>
            <w:tcW w:w="625" w:type="dxa"/>
            <w:tcBorders>
              <w:bottom w:val="single" w:sz="4" w:space="0" w:color="auto"/>
            </w:tcBorders>
          </w:tcPr>
          <w:p w14:paraId="23F7514B" w14:textId="77777777"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406034786"/>
                <w14:checkbox>
                  <w14:checked w14:val="0"/>
                  <w14:checkedState w14:val="2612" w14:font="MS Gothic"/>
                  <w14:uncheckedState w14:val="2610" w14:font="MS Gothic"/>
                </w14:checkbox>
              </w:sdtPr>
              <w:sdtContent>
                <w:r w:rsidR="00A044C2">
                  <w:rPr>
                    <w:rFonts w:ascii="MS Gothic" w:eastAsia="MS Gothic" w:hAnsi="MS Gothic" w:cstheme="minorHAnsi" w:hint="eastAsia"/>
                    <w:color w:val="auto"/>
                    <w:sz w:val="22"/>
                    <w:szCs w:val="22"/>
                  </w:rPr>
                  <w:t>☐</w:t>
                </w:r>
              </w:sdtContent>
            </w:sdt>
          </w:p>
        </w:tc>
        <w:tc>
          <w:tcPr>
            <w:tcW w:w="10080" w:type="dxa"/>
            <w:tcBorders>
              <w:bottom w:val="single" w:sz="4" w:space="0" w:color="auto"/>
            </w:tcBorders>
          </w:tcPr>
          <w:p w14:paraId="61F679BE" w14:textId="77777777" w:rsidR="00A044C2" w:rsidRDefault="00A044C2" w:rsidP="00AA4DE9">
            <w:r w:rsidRPr="00112628">
              <w:rPr>
                <w:b/>
                <w:bCs/>
              </w:rPr>
              <w:t>W</w:t>
            </w:r>
            <w:r w:rsidRPr="5FDA6DCA">
              <w:rPr>
                <w:b/>
                <w:bCs/>
              </w:rPr>
              <w:t>holesome foods without additives</w:t>
            </w:r>
            <w:r w:rsidRPr="00112628">
              <w:t xml:space="preserve"> are consumed.</w:t>
            </w:r>
          </w:p>
          <w:p w14:paraId="47A96383" w14:textId="77777777" w:rsidR="00A044C2" w:rsidRPr="00112628" w:rsidRDefault="00A044C2" w:rsidP="00AA4DE9">
            <w:pPr>
              <w:rPr>
                <w:i/>
                <w:iCs/>
              </w:rPr>
            </w:pPr>
            <w:r w:rsidRPr="66ACF8B7">
              <w:rPr>
                <w:i/>
                <w:iCs/>
                <w:shd w:val="clear" w:color="auto" w:fill="E7E6E6" w:themeFill="background2"/>
              </w:rPr>
              <w:t>Describe wholesome foods being consumed.</w:t>
            </w:r>
          </w:p>
        </w:tc>
      </w:tr>
      <w:tr w:rsidR="00A044C2" w14:paraId="567918F3" w14:textId="77777777" w:rsidTr="00C262EF">
        <w:tc>
          <w:tcPr>
            <w:tcW w:w="625" w:type="dxa"/>
            <w:tcBorders>
              <w:bottom w:val="single" w:sz="4" w:space="0" w:color="auto"/>
            </w:tcBorders>
          </w:tcPr>
          <w:p w14:paraId="762DC40C" w14:textId="77777777" w:rsidR="00A044C2" w:rsidRPr="00C10CC9" w:rsidRDefault="00000000" w:rsidP="00AA4DE9">
            <w:pPr>
              <w:pStyle w:val="Heading3"/>
              <w:jc w:val="center"/>
              <w:rPr>
                <w:rFonts w:ascii="Segoe UI Symbol" w:hAnsi="Segoe UI Symbol" w:cs="Segoe UI Symbol"/>
                <w:b/>
                <w:bCs/>
                <w:color w:val="auto"/>
              </w:rPr>
            </w:pPr>
            <w:sdt>
              <w:sdtPr>
                <w:rPr>
                  <w:rFonts w:asciiTheme="minorHAnsi" w:hAnsiTheme="minorHAnsi" w:cstheme="minorHAnsi"/>
                  <w:color w:val="auto"/>
                  <w:sz w:val="22"/>
                  <w:szCs w:val="22"/>
                </w:rPr>
                <w:id w:val="-1763293456"/>
                <w14:checkbox>
                  <w14:checked w14:val="0"/>
                  <w14:checkedState w14:val="2612" w14:font="MS Gothic"/>
                  <w14:uncheckedState w14:val="2610" w14:font="MS Gothic"/>
                </w14:checkbox>
              </w:sdtPr>
              <w:sdtContent>
                <w:r w:rsidR="00A044C2">
                  <w:rPr>
                    <w:rFonts w:ascii="MS Gothic" w:eastAsia="MS Gothic" w:hAnsi="MS Gothic" w:cstheme="minorHAnsi" w:hint="eastAsia"/>
                    <w:color w:val="auto"/>
                    <w:sz w:val="22"/>
                    <w:szCs w:val="22"/>
                  </w:rPr>
                  <w:t>☐</w:t>
                </w:r>
              </w:sdtContent>
            </w:sdt>
          </w:p>
        </w:tc>
        <w:tc>
          <w:tcPr>
            <w:tcW w:w="10080" w:type="dxa"/>
            <w:tcBorders>
              <w:bottom w:val="single" w:sz="4" w:space="0" w:color="auto"/>
            </w:tcBorders>
          </w:tcPr>
          <w:p w14:paraId="54C6E5BD" w14:textId="77777777" w:rsidR="00A044C2" w:rsidRDefault="00A044C2" w:rsidP="00AA4DE9">
            <w:r w:rsidRPr="5FDA6DCA">
              <w:t>A f</w:t>
            </w:r>
            <w:r w:rsidRPr="00112628">
              <w:t xml:space="preserve">ood is consumed that contains a </w:t>
            </w:r>
            <w:r w:rsidRPr="5FDA6DCA">
              <w:rPr>
                <w:b/>
                <w:bCs/>
              </w:rPr>
              <w:t>food ingredient at or below the level and for a use found to be safe, or agricultural chemical or environmental contaminant at or below the level found to be safe,</w:t>
            </w:r>
            <w:r w:rsidRPr="00112628">
              <w:t xml:space="preserve"> by the Food and Drug Administration or </w:t>
            </w:r>
            <w:r w:rsidRPr="5FDA6DCA">
              <w:rPr>
                <w:b/>
                <w:bCs/>
              </w:rPr>
              <w:t xml:space="preserve">approved </w:t>
            </w:r>
            <w:r w:rsidRPr="00112628">
              <w:t>by the Environmental Protection Agency or the Food Safety and Inspection Service of the Dept. of Agriculture.</w:t>
            </w:r>
          </w:p>
          <w:p w14:paraId="6D68545B" w14:textId="77777777" w:rsidR="00A044C2" w:rsidRDefault="00A044C2" w:rsidP="00AA4DE9">
            <w:pPr>
              <w:rPr>
                <w:i/>
                <w:iCs/>
              </w:rPr>
            </w:pPr>
            <w:r w:rsidRPr="66ACF8B7">
              <w:rPr>
                <w:i/>
                <w:iCs/>
                <w:shd w:val="clear" w:color="auto" w:fill="E7E6E6" w:themeFill="background2"/>
              </w:rPr>
              <w:t xml:space="preserve">Describe food and food </w:t>
            </w:r>
            <w:proofErr w:type="gramStart"/>
            <w:r w:rsidRPr="66ACF8B7">
              <w:rPr>
                <w:i/>
                <w:iCs/>
                <w:shd w:val="clear" w:color="auto" w:fill="E7E6E6" w:themeFill="background2"/>
              </w:rPr>
              <w:t>ingredient</w:t>
            </w:r>
            <w:proofErr w:type="gramEnd"/>
            <w:r w:rsidRPr="66ACF8B7">
              <w:rPr>
                <w:i/>
                <w:iCs/>
                <w:shd w:val="clear" w:color="auto" w:fill="E7E6E6" w:themeFill="background2"/>
              </w:rPr>
              <w:t xml:space="preserve"> being consumed.</w:t>
            </w:r>
          </w:p>
        </w:tc>
      </w:tr>
      <w:tr w:rsidR="00C262EF" w14:paraId="62B3434F" w14:textId="77777777" w:rsidTr="0031419F">
        <w:tc>
          <w:tcPr>
            <w:tcW w:w="625" w:type="dxa"/>
            <w:tcBorders>
              <w:top w:val="single" w:sz="4" w:space="0" w:color="auto"/>
              <w:left w:val="nil"/>
              <w:bottom w:val="single" w:sz="4" w:space="0" w:color="auto"/>
              <w:right w:val="nil"/>
            </w:tcBorders>
          </w:tcPr>
          <w:p w14:paraId="6EB7C12A" w14:textId="77777777" w:rsidR="00C262EF" w:rsidRDefault="00C262EF" w:rsidP="00AA4DE9">
            <w:pPr>
              <w:pStyle w:val="Heading3"/>
              <w:jc w:val="center"/>
              <w:rPr>
                <w:rFonts w:asciiTheme="minorHAnsi" w:hAnsiTheme="minorHAnsi" w:cstheme="minorHAnsi"/>
                <w:color w:val="auto"/>
                <w:sz w:val="22"/>
                <w:szCs w:val="22"/>
              </w:rPr>
            </w:pPr>
          </w:p>
        </w:tc>
        <w:tc>
          <w:tcPr>
            <w:tcW w:w="10080" w:type="dxa"/>
            <w:tcBorders>
              <w:top w:val="single" w:sz="4" w:space="0" w:color="auto"/>
              <w:left w:val="nil"/>
              <w:bottom w:val="single" w:sz="4" w:space="0" w:color="auto"/>
              <w:right w:val="nil"/>
            </w:tcBorders>
          </w:tcPr>
          <w:p w14:paraId="1A7A58F4" w14:textId="77777777" w:rsidR="00C262EF" w:rsidRPr="5FDA6DCA" w:rsidRDefault="00C262EF" w:rsidP="00AA4DE9"/>
        </w:tc>
      </w:tr>
      <w:tr w:rsidR="00A044C2" w14:paraId="0064D65E" w14:textId="77777777" w:rsidTr="0031419F">
        <w:tc>
          <w:tcPr>
            <w:tcW w:w="10705" w:type="dxa"/>
            <w:gridSpan w:val="2"/>
            <w:tcBorders>
              <w:top w:val="single" w:sz="4" w:space="0" w:color="auto"/>
            </w:tcBorders>
            <w:shd w:val="clear" w:color="auto" w:fill="BFBFBF" w:themeFill="background1" w:themeFillShade="BF"/>
          </w:tcPr>
          <w:p w14:paraId="7EBEFFB6" w14:textId="019A465C" w:rsidR="00A044C2" w:rsidRPr="5FDA6DCA" w:rsidRDefault="00C262EF" w:rsidP="00AA4DE9">
            <w:pPr>
              <w:pStyle w:val="StatementLevel1"/>
              <w:ind w:left="251" w:hanging="251"/>
            </w:pPr>
            <w:r>
              <w:rPr>
                <w:rFonts w:asciiTheme="majorHAnsi" w:eastAsiaTheme="majorEastAsia" w:hAnsiTheme="majorHAnsi" w:cstheme="majorBidi"/>
                <w:b/>
                <w:bCs/>
                <w:color w:val="2F5496" w:themeColor="accent1" w:themeShade="BF"/>
                <w:sz w:val="26"/>
                <w:szCs w:val="26"/>
              </w:rPr>
              <w:t>1</w:t>
            </w:r>
            <w:r w:rsidR="00A044C2" w:rsidRPr="005D0400">
              <w:rPr>
                <w:rFonts w:asciiTheme="majorHAnsi" w:eastAsiaTheme="majorEastAsia" w:hAnsiTheme="majorHAnsi" w:cstheme="majorBidi"/>
                <w:b/>
                <w:bCs/>
                <w:color w:val="2F5496" w:themeColor="accent1" w:themeShade="BF"/>
                <w:sz w:val="26"/>
                <w:szCs w:val="26"/>
              </w:rPr>
              <w:t>.7 Confirmation of Exempt Categories</w:t>
            </w:r>
          </w:p>
        </w:tc>
      </w:tr>
      <w:tr w:rsidR="00A044C2" w14:paraId="6F257911" w14:textId="77777777" w:rsidTr="00AA4DE9">
        <w:tc>
          <w:tcPr>
            <w:tcW w:w="10705" w:type="dxa"/>
            <w:gridSpan w:val="2"/>
          </w:tcPr>
          <w:p w14:paraId="37808155" w14:textId="77777777" w:rsidR="00A044C2" w:rsidRDefault="00A044C2" w:rsidP="00AA4DE9">
            <w:pPr>
              <w:rPr>
                <w:b/>
                <w:bCs/>
                <w:sz w:val="24"/>
                <w:szCs w:val="24"/>
              </w:rPr>
            </w:pPr>
            <w:r w:rsidRPr="53A503A0">
              <w:rPr>
                <w:b/>
                <w:bCs/>
                <w:sz w:val="24"/>
                <w:szCs w:val="24"/>
              </w:rPr>
              <w:t>The O</w:t>
            </w:r>
            <w:r w:rsidRPr="00112628">
              <w:rPr>
                <w:b/>
                <w:bCs/>
                <w:sz w:val="24"/>
                <w:szCs w:val="24"/>
              </w:rPr>
              <w:t>NLY involvement of human subjects will be in one or more of the above categories.</w:t>
            </w:r>
          </w:p>
          <w:p w14:paraId="57EE61A9" w14:textId="70804D74" w:rsidR="00A044C2" w:rsidRPr="5FDA6DCA" w:rsidRDefault="00000000" w:rsidP="00AA4DE9">
            <w:pPr>
              <w:pStyle w:val="StatementLevel1"/>
              <w:rPr>
                <w:rFonts w:asciiTheme="minorHAnsi" w:hAnsiTheme="minorHAnsi" w:cstheme="minorBidi"/>
                <w:sz w:val="22"/>
                <w:szCs w:val="22"/>
              </w:rPr>
            </w:pPr>
            <w:sdt>
              <w:sdtPr>
                <w:rPr>
                  <w:rFonts w:asciiTheme="minorHAnsi" w:hAnsiTheme="minorHAnsi" w:cstheme="minorBidi"/>
                  <w:sz w:val="22"/>
                  <w:szCs w:val="22"/>
                </w:rPr>
                <w:id w:val="-1037043332"/>
                <w14:checkbox>
                  <w14:checked w14:val="1"/>
                  <w14:checkedState w14:val="2612" w14:font="MS Gothic"/>
                  <w14:uncheckedState w14:val="2610" w14:font="MS Gothic"/>
                </w14:checkbox>
              </w:sdtPr>
              <w:sdtContent>
                <w:ins w:id="34" w:author="Gasaway, Mike (gasawaml)" w:date="2026-07-03T10:09:00Z" w16du:dateUtc="2026-07-03T14:09:00Z">
                  <w:r w:rsidR="006057BA">
                    <w:rPr>
                      <w:rFonts w:ascii="MS Gothic" w:eastAsia="MS Gothic" w:hAnsi="MS Gothic" w:cstheme="minorBidi" w:hint="eastAsia"/>
                      <w:sz w:val="22"/>
                      <w:szCs w:val="22"/>
                    </w:rPr>
                    <w:t>☒</w:t>
                  </w:r>
                </w:ins>
                <w:del w:id="35" w:author="Gasaway, Mike (gasawaml)" w:date="2026-07-03T10:09:00Z" w16du:dateUtc="2026-07-03T14:09:00Z">
                  <w:r w:rsidR="00A044C2" w:rsidRPr="66ACF8B7" w:rsidDel="006057BA">
                    <w:rPr>
                      <w:rFonts w:ascii="MS Gothic" w:eastAsia="MS Gothic" w:hAnsi="MS Gothic" w:cstheme="minorBidi"/>
                      <w:sz w:val="22"/>
                      <w:szCs w:val="22"/>
                    </w:rPr>
                    <w:delText>☐</w:delText>
                  </w:r>
                </w:del>
              </w:sdtContent>
            </w:sdt>
            <w:r w:rsidR="00A044C2" w:rsidRPr="66ACF8B7">
              <w:rPr>
                <w:rFonts w:asciiTheme="minorHAnsi" w:hAnsiTheme="minorHAnsi" w:cstheme="minorBidi"/>
                <w:b/>
                <w:bCs/>
                <w:sz w:val="22"/>
                <w:szCs w:val="22"/>
              </w:rPr>
              <w:t xml:space="preserve"> YES                </w:t>
            </w:r>
            <w:sdt>
              <w:sdtPr>
                <w:rPr>
                  <w:rFonts w:asciiTheme="minorHAnsi" w:hAnsiTheme="minorHAnsi" w:cstheme="minorBidi"/>
                  <w:sz w:val="22"/>
                  <w:szCs w:val="22"/>
                </w:rPr>
                <w:id w:val="2001000268"/>
                <w14:checkbox>
                  <w14:checked w14:val="0"/>
                  <w14:checkedState w14:val="2612" w14:font="MS Gothic"/>
                  <w14:uncheckedState w14:val="2610" w14:font="MS Gothic"/>
                </w14:checkbox>
              </w:sdtPr>
              <w:sdtContent>
                <w:r w:rsidR="00A044C2" w:rsidRPr="66ACF8B7">
                  <w:rPr>
                    <w:rFonts w:ascii="MS Gothic" w:eastAsia="MS Gothic" w:hAnsi="MS Gothic" w:cstheme="minorBidi"/>
                    <w:sz w:val="22"/>
                    <w:szCs w:val="22"/>
                  </w:rPr>
                  <w:t>☐</w:t>
                </w:r>
              </w:sdtContent>
            </w:sdt>
            <w:r w:rsidR="00A044C2" w:rsidRPr="66ACF8B7">
              <w:rPr>
                <w:rFonts w:asciiTheme="minorHAnsi" w:hAnsiTheme="minorHAnsi" w:cstheme="minorBidi"/>
                <w:b/>
                <w:bCs/>
                <w:sz w:val="22"/>
                <w:szCs w:val="22"/>
              </w:rPr>
              <w:t xml:space="preserve"> NO</w:t>
            </w:r>
          </w:p>
        </w:tc>
      </w:tr>
    </w:tbl>
    <w:p w14:paraId="314EC2DE" w14:textId="77777777" w:rsidR="00A044C2" w:rsidRDefault="00A044C2" w:rsidP="00A044C2">
      <w:pPr>
        <w:pStyle w:val="Heading1"/>
        <w:numPr>
          <w:ilvl w:val="0"/>
          <w:numId w:val="3"/>
        </w:numPr>
        <w:rPr>
          <w:b/>
          <w:bCs/>
        </w:rPr>
      </w:pPr>
      <w:r w:rsidRPr="008349B4">
        <w:rPr>
          <w:b/>
          <w:bCs/>
        </w:rPr>
        <w:t>Confirmations</w:t>
      </w:r>
    </w:p>
    <w:tbl>
      <w:tblPr>
        <w:tblStyle w:val="TableGrid"/>
        <w:tblW w:w="10705" w:type="dxa"/>
        <w:tblLook w:val="04A0" w:firstRow="1" w:lastRow="0" w:firstColumn="1" w:lastColumn="0" w:noHBand="0" w:noVBand="1"/>
      </w:tblPr>
      <w:tblGrid>
        <w:gridCol w:w="535"/>
        <w:gridCol w:w="10170"/>
      </w:tblGrid>
      <w:tr w:rsidR="00A044C2" w14:paraId="6D594599" w14:textId="77777777" w:rsidTr="00AA4DE9">
        <w:tc>
          <w:tcPr>
            <w:tcW w:w="10705" w:type="dxa"/>
            <w:gridSpan w:val="2"/>
            <w:shd w:val="clear" w:color="auto" w:fill="BFBFBF" w:themeFill="background1" w:themeFillShade="BF"/>
          </w:tcPr>
          <w:p w14:paraId="35969830" w14:textId="090EB9BA" w:rsidR="00A044C2" w:rsidRDefault="00A044C2" w:rsidP="00AA4DE9">
            <w:pPr>
              <w:pStyle w:val="Heading3"/>
            </w:pPr>
            <w:r w:rsidRPr="008349B4">
              <w:rPr>
                <w:b/>
                <w:bCs/>
              </w:rPr>
              <w:t xml:space="preserve">Instructions: </w:t>
            </w:r>
            <w:r w:rsidRPr="00036087">
              <w:rPr>
                <w:rFonts w:asciiTheme="minorHAnsi" w:hAnsiTheme="minorHAnsi" w:cstheme="minorHAnsi"/>
                <w:b/>
                <w:bCs/>
                <w:i/>
                <w:iCs/>
                <w:color w:val="C00000"/>
                <w:sz w:val="22"/>
                <w:szCs w:val="22"/>
              </w:rPr>
              <w:t xml:space="preserve">All items below must </w:t>
            </w:r>
            <w:r w:rsidR="00A133FB" w:rsidRPr="00036087">
              <w:rPr>
                <w:rFonts w:asciiTheme="minorHAnsi" w:hAnsiTheme="minorHAnsi" w:cstheme="minorHAnsi"/>
                <w:b/>
                <w:bCs/>
                <w:i/>
                <w:iCs/>
                <w:color w:val="C00000"/>
                <w:sz w:val="22"/>
                <w:szCs w:val="22"/>
              </w:rPr>
              <w:t xml:space="preserve">apply and be </w:t>
            </w:r>
            <w:r w:rsidRPr="00036087">
              <w:rPr>
                <w:rFonts w:asciiTheme="minorHAnsi" w:hAnsiTheme="minorHAnsi" w:cstheme="minorHAnsi"/>
                <w:b/>
                <w:bCs/>
                <w:i/>
                <w:iCs/>
                <w:color w:val="C00000"/>
                <w:sz w:val="22"/>
                <w:szCs w:val="22"/>
              </w:rPr>
              <w:t>checked; otherwise, please submit the standard protocol template HRP-503.</w:t>
            </w:r>
            <w:r w:rsidR="007B02E8" w:rsidRPr="00036087">
              <w:rPr>
                <w:b/>
                <w:bCs/>
                <w:color w:val="C00000"/>
              </w:rPr>
              <w:t xml:space="preserve"> </w:t>
            </w:r>
          </w:p>
        </w:tc>
      </w:tr>
      <w:tr w:rsidR="00A044C2" w14:paraId="63409A24" w14:textId="77777777" w:rsidTr="00AA4DE9">
        <w:tc>
          <w:tcPr>
            <w:tcW w:w="535" w:type="dxa"/>
          </w:tcPr>
          <w:p w14:paraId="14CFE875" w14:textId="3F67F41C" w:rsidR="00A044C2" w:rsidRPr="008349B4" w:rsidRDefault="00000000" w:rsidP="00AA4DE9">
            <w:pPr>
              <w:jc w:val="center"/>
              <w:rPr>
                <w:sz w:val="24"/>
                <w:szCs w:val="24"/>
              </w:rPr>
            </w:pPr>
            <w:sdt>
              <w:sdtPr>
                <w:rPr>
                  <w:rFonts w:cstheme="minorHAnsi"/>
                </w:rPr>
                <w:id w:val="-1028556567"/>
                <w14:checkbox>
                  <w14:checked w14:val="1"/>
                  <w14:checkedState w14:val="2612" w14:font="MS Gothic"/>
                  <w14:uncheckedState w14:val="2610" w14:font="MS Gothic"/>
                </w14:checkbox>
              </w:sdtPr>
              <w:sdtContent>
                <w:ins w:id="36" w:author="Gasaway, Mike (gasawaml)" w:date="2026-07-03T10:10:00Z" w16du:dateUtc="2026-07-03T14:10:00Z">
                  <w:r w:rsidR="006057BA">
                    <w:rPr>
                      <w:rFonts w:ascii="MS Gothic" w:eastAsia="MS Gothic" w:hAnsi="MS Gothic" w:cstheme="minorHAnsi" w:hint="eastAsia"/>
                    </w:rPr>
                    <w:t>☒</w:t>
                  </w:r>
                </w:ins>
                <w:del w:id="37" w:author="Gasaway, Mike (gasawaml)" w:date="2026-07-03T10:10:00Z" w16du:dateUtc="2026-07-03T14:10:00Z">
                  <w:r w:rsidR="00A044C2" w:rsidDel="006057BA">
                    <w:rPr>
                      <w:rFonts w:ascii="MS Gothic" w:eastAsia="MS Gothic" w:hAnsi="MS Gothic" w:cstheme="minorHAnsi" w:hint="eastAsia"/>
                    </w:rPr>
                    <w:delText>☐</w:delText>
                  </w:r>
                </w:del>
              </w:sdtContent>
            </w:sdt>
          </w:p>
        </w:tc>
        <w:tc>
          <w:tcPr>
            <w:tcW w:w="10170" w:type="dxa"/>
          </w:tcPr>
          <w:p w14:paraId="07159D4F" w14:textId="77777777" w:rsidR="00A044C2" w:rsidRPr="00D1617A" w:rsidRDefault="00A044C2" w:rsidP="00AA4DE9">
            <w:r w:rsidRPr="00D1617A">
              <w:rPr>
                <w:rFonts w:cstheme="minorHAnsi"/>
                <w:b/>
                <w:bCs/>
              </w:rPr>
              <w:t>This study has not been previously reviewed and disapproved by this or another IRB.</w:t>
            </w:r>
          </w:p>
        </w:tc>
      </w:tr>
      <w:tr w:rsidR="00A044C2" w14:paraId="563B6656" w14:textId="77777777" w:rsidTr="00AA4DE9">
        <w:tc>
          <w:tcPr>
            <w:tcW w:w="535" w:type="dxa"/>
          </w:tcPr>
          <w:p w14:paraId="40664AFE" w14:textId="07672AEB" w:rsidR="00A044C2" w:rsidRPr="008349B4" w:rsidRDefault="00000000" w:rsidP="00AA4DE9">
            <w:pPr>
              <w:jc w:val="center"/>
              <w:rPr>
                <w:sz w:val="24"/>
                <w:szCs w:val="24"/>
              </w:rPr>
            </w:pPr>
            <w:sdt>
              <w:sdtPr>
                <w:rPr>
                  <w:rFonts w:cstheme="minorHAnsi"/>
                </w:rPr>
                <w:id w:val="-674041613"/>
                <w14:checkbox>
                  <w14:checked w14:val="1"/>
                  <w14:checkedState w14:val="2612" w14:font="MS Gothic"/>
                  <w14:uncheckedState w14:val="2610" w14:font="MS Gothic"/>
                </w14:checkbox>
              </w:sdtPr>
              <w:sdtContent>
                <w:ins w:id="38" w:author="Gasaway, Mike (gasawaml)" w:date="2026-07-03T10:10:00Z" w16du:dateUtc="2026-07-03T14:10:00Z">
                  <w:r w:rsidR="006057BA">
                    <w:rPr>
                      <w:rFonts w:ascii="MS Gothic" w:eastAsia="MS Gothic" w:hAnsi="MS Gothic" w:cstheme="minorHAnsi" w:hint="eastAsia"/>
                    </w:rPr>
                    <w:t>☒</w:t>
                  </w:r>
                </w:ins>
                <w:del w:id="39" w:author="Gasaway, Mike (gasawaml)" w:date="2026-07-03T10:10:00Z" w16du:dateUtc="2026-07-03T14:10:00Z">
                  <w:r w:rsidR="00A044C2" w:rsidDel="006057BA">
                    <w:rPr>
                      <w:rFonts w:ascii="MS Gothic" w:eastAsia="MS Gothic" w:hAnsi="MS Gothic" w:cstheme="minorHAnsi" w:hint="eastAsia"/>
                    </w:rPr>
                    <w:delText>☐</w:delText>
                  </w:r>
                </w:del>
              </w:sdtContent>
            </w:sdt>
          </w:p>
        </w:tc>
        <w:tc>
          <w:tcPr>
            <w:tcW w:w="10170" w:type="dxa"/>
          </w:tcPr>
          <w:p w14:paraId="2F57CC0A" w14:textId="77777777" w:rsidR="00A044C2" w:rsidRPr="00D1617A" w:rsidRDefault="00A044C2" w:rsidP="00AA4DE9">
            <w:pPr>
              <w:rPr>
                <w:b/>
                <w:bCs/>
              </w:rPr>
            </w:pPr>
            <w:r w:rsidRPr="00D1617A">
              <w:rPr>
                <w:b/>
                <w:bCs/>
              </w:rPr>
              <w:t>Prisoners will NOT be targeted for enrollment. I acknowledge that prisoners may only be incidentally included as part of a broader subject population.</w:t>
            </w:r>
          </w:p>
        </w:tc>
      </w:tr>
      <w:tr w:rsidR="00A044C2" w14:paraId="5DA0C601" w14:textId="77777777" w:rsidTr="00AA4DE9">
        <w:tc>
          <w:tcPr>
            <w:tcW w:w="535" w:type="dxa"/>
          </w:tcPr>
          <w:p w14:paraId="3FD1CEC1" w14:textId="79B39840" w:rsidR="00A044C2" w:rsidRPr="008349B4" w:rsidRDefault="00000000" w:rsidP="00AA4DE9">
            <w:pPr>
              <w:jc w:val="center"/>
              <w:rPr>
                <w:sz w:val="24"/>
                <w:szCs w:val="24"/>
              </w:rPr>
            </w:pPr>
            <w:sdt>
              <w:sdtPr>
                <w:rPr>
                  <w:rFonts w:cstheme="minorHAnsi"/>
                </w:rPr>
                <w:id w:val="104084672"/>
                <w14:checkbox>
                  <w14:checked w14:val="1"/>
                  <w14:checkedState w14:val="2612" w14:font="MS Gothic"/>
                  <w14:uncheckedState w14:val="2610" w14:font="MS Gothic"/>
                </w14:checkbox>
              </w:sdtPr>
              <w:sdtContent>
                <w:ins w:id="40" w:author="Gasaway, Mike (gasawaml)" w:date="2026-07-03T10:10:00Z" w16du:dateUtc="2026-07-03T14:10:00Z">
                  <w:r w:rsidR="006057BA">
                    <w:rPr>
                      <w:rFonts w:ascii="MS Gothic" w:eastAsia="MS Gothic" w:hAnsi="MS Gothic" w:cstheme="minorHAnsi" w:hint="eastAsia"/>
                    </w:rPr>
                    <w:t>☒</w:t>
                  </w:r>
                </w:ins>
                <w:del w:id="41" w:author="Gasaway, Mike (gasawaml)" w:date="2026-07-03T10:10:00Z" w16du:dateUtc="2026-07-03T14:10:00Z">
                  <w:r w:rsidR="00A133FB" w:rsidDel="006057BA">
                    <w:rPr>
                      <w:rFonts w:ascii="MS Gothic" w:eastAsia="MS Gothic" w:hAnsi="MS Gothic" w:cstheme="minorHAnsi" w:hint="eastAsia"/>
                    </w:rPr>
                    <w:delText>☐</w:delText>
                  </w:r>
                </w:del>
              </w:sdtContent>
            </w:sdt>
          </w:p>
        </w:tc>
        <w:tc>
          <w:tcPr>
            <w:tcW w:w="10170" w:type="dxa"/>
          </w:tcPr>
          <w:p w14:paraId="6EF58FF6" w14:textId="77777777" w:rsidR="00A044C2" w:rsidRPr="00D1617A" w:rsidRDefault="00A044C2" w:rsidP="00AA4DE9">
            <w:r w:rsidRPr="00D1617A">
              <w:rPr>
                <w:b/>
                <w:bCs/>
              </w:rPr>
              <w:t>Research does NOT involve survey or interview procedures with minors as subjects; this includes survey and interview procedures with adults when the survey/interview questions are about the minor (as the subject). If research involves observation of public behavior of minors, the researchers do NOT participate in activities being observed.</w:t>
            </w:r>
          </w:p>
        </w:tc>
      </w:tr>
      <w:tr w:rsidR="00A044C2" w14:paraId="191E05CC" w14:textId="77777777" w:rsidTr="00AA4DE9">
        <w:tc>
          <w:tcPr>
            <w:tcW w:w="535" w:type="dxa"/>
          </w:tcPr>
          <w:p w14:paraId="7BD8F518" w14:textId="76CF4CD3" w:rsidR="00A044C2" w:rsidRPr="008349B4" w:rsidRDefault="00000000" w:rsidP="00AA4DE9">
            <w:pPr>
              <w:jc w:val="center"/>
              <w:rPr>
                <w:sz w:val="24"/>
                <w:szCs w:val="24"/>
              </w:rPr>
            </w:pPr>
            <w:sdt>
              <w:sdtPr>
                <w:rPr>
                  <w:rFonts w:cstheme="minorHAnsi"/>
                </w:rPr>
                <w:id w:val="89902463"/>
                <w14:checkbox>
                  <w14:checked w14:val="1"/>
                  <w14:checkedState w14:val="2612" w14:font="MS Gothic"/>
                  <w14:uncheckedState w14:val="2610" w14:font="MS Gothic"/>
                </w14:checkbox>
              </w:sdtPr>
              <w:sdtContent>
                <w:ins w:id="42" w:author="Gasaway, Mike (gasawaml)" w:date="2026-07-03T10:10:00Z" w16du:dateUtc="2026-07-03T14:10:00Z">
                  <w:r w:rsidR="006057BA">
                    <w:rPr>
                      <w:rFonts w:ascii="MS Gothic" w:eastAsia="MS Gothic" w:hAnsi="MS Gothic" w:cstheme="minorHAnsi" w:hint="eastAsia"/>
                    </w:rPr>
                    <w:t>☒</w:t>
                  </w:r>
                </w:ins>
                <w:del w:id="43" w:author="Gasaway, Mike (gasawaml)" w:date="2026-07-03T10:10:00Z" w16du:dateUtc="2026-07-03T14:10:00Z">
                  <w:r w:rsidR="00A044C2" w:rsidDel="006057BA">
                    <w:rPr>
                      <w:rFonts w:ascii="MS Gothic" w:eastAsia="MS Gothic" w:hAnsi="MS Gothic" w:cstheme="minorHAnsi" w:hint="eastAsia"/>
                    </w:rPr>
                    <w:delText>☐</w:delText>
                  </w:r>
                </w:del>
              </w:sdtContent>
            </w:sdt>
          </w:p>
        </w:tc>
        <w:tc>
          <w:tcPr>
            <w:tcW w:w="10170" w:type="dxa"/>
          </w:tcPr>
          <w:p w14:paraId="4D3F86AA" w14:textId="77777777" w:rsidR="00A044C2" w:rsidRPr="00D1617A" w:rsidRDefault="00A044C2" w:rsidP="00AA4DE9">
            <w:r w:rsidRPr="00D1617A">
              <w:rPr>
                <w:b/>
                <w:bCs/>
              </w:rPr>
              <w:t>Broad consent (i.e., an alternative to study-specific consent and potentially covers two or more studies) is NOT required for secondary research or the storage or maintenance of secondary research. Exemption categories 7 and 8 are not used at the University of Cincinnati.</w:t>
            </w:r>
          </w:p>
        </w:tc>
      </w:tr>
      <w:tr w:rsidR="00A044C2" w14:paraId="7ACF56F1" w14:textId="77777777" w:rsidTr="00AA4DE9">
        <w:tc>
          <w:tcPr>
            <w:tcW w:w="535" w:type="dxa"/>
          </w:tcPr>
          <w:p w14:paraId="2FD11503" w14:textId="4C0A6BF9" w:rsidR="00A044C2" w:rsidRPr="008349B4" w:rsidRDefault="00000000" w:rsidP="00AA4DE9">
            <w:pPr>
              <w:jc w:val="center"/>
              <w:rPr>
                <w:sz w:val="24"/>
                <w:szCs w:val="24"/>
              </w:rPr>
            </w:pPr>
            <w:sdt>
              <w:sdtPr>
                <w:rPr>
                  <w:rFonts w:cstheme="minorHAnsi"/>
                </w:rPr>
                <w:id w:val="-394116502"/>
                <w14:checkbox>
                  <w14:checked w14:val="1"/>
                  <w14:checkedState w14:val="2612" w14:font="MS Gothic"/>
                  <w14:uncheckedState w14:val="2610" w14:font="MS Gothic"/>
                </w14:checkbox>
              </w:sdtPr>
              <w:sdtContent>
                <w:ins w:id="44" w:author="Gasaway, Mike (gasawaml)" w:date="2026-07-03T10:10:00Z" w16du:dateUtc="2026-07-03T14:10:00Z">
                  <w:r w:rsidR="006057BA">
                    <w:rPr>
                      <w:rFonts w:ascii="MS Gothic" w:eastAsia="MS Gothic" w:hAnsi="MS Gothic" w:cstheme="minorHAnsi" w:hint="eastAsia"/>
                    </w:rPr>
                    <w:t>☒</w:t>
                  </w:r>
                </w:ins>
                <w:del w:id="45" w:author="Gasaway, Mike (gasawaml)" w:date="2026-07-03T10:10:00Z" w16du:dateUtc="2026-07-03T14:10:00Z">
                  <w:r w:rsidR="00525F7F" w:rsidDel="006057BA">
                    <w:rPr>
                      <w:rFonts w:ascii="MS Gothic" w:eastAsia="MS Gothic" w:hAnsi="MS Gothic" w:cstheme="minorHAnsi" w:hint="eastAsia"/>
                    </w:rPr>
                    <w:delText>☐</w:delText>
                  </w:r>
                </w:del>
              </w:sdtContent>
            </w:sdt>
          </w:p>
        </w:tc>
        <w:tc>
          <w:tcPr>
            <w:tcW w:w="10170" w:type="dxa"/>
          </w:tcPr>
          <w:p w14:paraId="031FECE2" w14:textId="77777777" w:rsidR="00A044C2" w:rsidRPr="00D1617A" w:rsidRDefault="00A044C2" w:rsidP="00AA4DE9">
            <w:r w:rsidRPr="471CC601">
              <w:rPr>
                <w:b/>
                <w:bCs/>
              </w:rPr>
              <w:t>Data will not be provided to the FDA for review. The study is not FDA regulated and does not involve FDA regulated drugs, biologics or medical devices.</w:t>
            </w:r>
          </w:p>
        </w:tc>
      </w:tr>
      <w:tr w:rsidR="00525F7F" w14:paraId="74A6D078" w14:textId="77777777" w:rsidTr="00AA4DE9">
        <w:tc>
          <w:tcPr>
            <w:tcW w:w="535" w:type="dxa"/>
          </w:tcPr>
          <w:p w14:paraId="164B0543" w14:textId="4711E2EF" w:rsidR="00525F7F" w:rsidRDefault="00000000" w:rsidP="00AA4DE9">
            <w:pPr>
              <w:jc w:val="center"/>
              <w:rPr>
                <w:rFonts w:cstheme="minorHAnsi"/>
              </w:rPr>
            </w:pPr>
            <w:sdt>
              <w:sdtPr>
                <w:rPr>
                  <w:rFonts w:cstheme="minorHAnsi"/>
                </w:rPr>
                <w:id w:val="-1542429704"/>
                <w14:checkbox>
                  <w14:checked w14:val="1"/>
                  <w14:checkedState w14:val="2612" w14:font="MS Gothic"/>
                  <w14:uncheckedState w14:val="2610" w14:font="MS Gothic"/>
                </w14:checkbox>
              </w:sdtPr>
              <w:sdtContent>
                <w:ins w:id="46" w:author="Gasaway, Mike (gasawaml)" w:date="2026-07-03T10:11:00Z" w16du:dateUtc="2026-07-03T14:11:00Z">
                  <w:r w:rsidR="006057BA">
                    <w:rPr>
                      <w:rFonts w:ascii="MS Gothic" w:eastAsia="MS Gothic" w:hAnsi="MS Gothic" w:cstheme="minorHAnsi" w:hint="eastAsia"/>
                    </w:rPr>
                    <w:t>☒</w:t>
                  </w:r>
                </w:ins>
                <w:del w:id="47" w:author="Gasaway, Mike (gasawaml)" w:date="2026-07-03T10:11:00Z" w16du:dateUtc="2026-07-03T14:11:00Z">
                  <w:r w:rsidR="00525F7F" w:rsidDel="006057BA">
                    <w:rPr>
                      <w:rFonts w:ascii="MS Gothic" w:eastAsia="MS Gothic" w:hAnsi="MS Gothic" w:cstheme="minorHAnsi" w:hint="eastAsia"/>
                    </w:rPr>
                    <w:delText>☐</w:delText>
                  </w:r>
                </w:del>
              </w:sdtContent>
            </w:sdt>
          </w:p>
        </w:tc>
        <w:tc>
          <w:tcPr>
            <w:tcW w:w="10170" w:type="dxa"/>
          </w:tcPr>
          <w:p w14:paraId="5715A6A4" w14:textId="2F1395A7" w:rsidR="00525F7F" w:rsidRPr="00525F7F" w:rsidRDefault="00525F7F" w:rsidP="00AA4DE9">
            <w:pPr>
              <w:rPr>
                <w:b/>
                <w:bCs/>
              </w:rPr>
            </w:pPr>
            <w:r>
              <w:rPr>
                <w:b/>
                <w:bCs/>
              </w:rPr>
              <w:t>This study is not conducted under or otherwise subject to oversight by the U.S Department of Justice (DOJ).</w:t>
            </w:r>
          </w:p>
        </w:tc>
      </w:tr>
      <w:tr w:rsidR="00A044C2" w14:paraId="31870136" w14:textId="77777777" w:rsidTr="00AA4DE9">
        <w:tc>
          <w:tcPr>
            <w:tcW w:w="535" w:type="dxa"/>
          </w:tcPr>
          <w:p w14:paraId="1F4669A7" w14:textId="77777777" w:rsidR="00A044C2" w:rsidRDefault="00A16656" w:rsidP="00AA4DE9">
            <w:pPr>
              <w:jc w:val="center"/>
              <w:rPr>
                <w:ins w:id="48" w:author="Gasaway, Mike (gasawaml)" w:date="2026-07-03T10:11:00Z" w16du:dateUtc="2026-07-03T14:11:00Z"/>
                <w:rFonts w:ascii="MS Gothic" w:eastAsia="MS Gothic" w:hAnsi="MS Gothic" w:cstheme="minorHAnsi"/>
              </w:rPr>
            </w:pPr>
            <w:del w:id="49" w:author="Gasaway, Mike (gasawaml)" w:date="2026-07-03T10:11:00Z" w16du:dateUtc="2026-07-03T14:11:00Z">
              <w:r w:rsidDel="006057BA">
                <w:rPr>
                  <w:rFonts w:ascii="MS Gothic" w:eastAsia="MS Gothic" w:hAnsi="MS Gothic" w:cstheme="minorHAnsi" w:hint="eastAsia"/>
                </w:rPr>
                <w:delText>☐</w:delText>
              </w:r>
            </w:del>
          </w:p>
          <w:p w14:paraId="7F474845" w14:textId="7C81C3FF" w:rsidR="006057BA" w:rsidRPr="008349B4" w:rsidRDefault="006057BA" w:rsidP="00AA4DE9">
            <w:pPr>
              <w:jc w:val="center"/>
              <w:rPr>
                <w:sz w:val="24"/>
                <w:szCs w:val="24"/>
              </w:rPr>
            </w:pPr>
          </w:p>
        </w:tc>
        <w:tc>
          <w:tcPr>
            <w:tcW w:w="10170" w:type="dxa"/>
          </w:tcPr>
          <w:p w14:paraId="6CAC8569" w14:textId="47A134CA" w:rsidR="00A044C2" w:rsidRPr="00D1617A" w:rsidRDefault="00A044C2" w:rsidP="00AA4DE9">
            <w:pPr>
              <w:tabs>
                <w:tab w:val="left" w:pos="2565"/>
              </w:tabs>
              <w:rPr>
                <w:b/>
                <w:bCs/>
              </w:rPr>
            </w:pPr>
            <w:r w:rsidRPr="471CC601">
              <w:rPr>
                <w:b/>
                <w:bCs/>
              </w:rPr>
              <w:t xml:space="preserve">The study does not involve </w:t>
            </w:r>
            <w:r w:rsidR="00A133FB">
              <w:rPr>
                <w:b/>
                <w:bCs/>
              </w:rPr>
              <w:t>access</w:t>
            </w:r>
            <w:r w:rsidR="003B7B30">
              <w:rPr>
                <w:b/>
                <w:bCs/>
              </w:rPr>
              <w:t xml:space="preserve"> to, or use of identifiable health information (PHI) obtained from a healthcare provider, health plan or other HIPAA covered entity. </w:t>
            </w:r>
            <w:r w:rsidR="003B7B30">
              <w:rPr>
                <w:b/>
                <w:bCs/>
              </w:rPr>
              <w:br/>
            </w:r>
            <w:r w:rsidRPr="471CC601">
              <w:rPr>
                <w:b/>
                <w:bCs/>
              </w:rPr>
              <w:t xml:space="preserve"> </w:t>
            </w:r>
            <w:r w:rsidR="00A566DA" w:rsidRPr="00F536B2">
              <w:rPr>
                <w:sz w:val="16"/>
                <w:szCs w:val="16"/>
              </w:rPr>
              <w:t>PHI</w:t>
            </w:r>
            <w:r w:rsidR="00126DB3" w:rsidRPr="00F536B2">
              <w:rPr>
                <w:sz w:val="16"/>
                <w:szCs w:val="16"/>
              </w:rPr>
              <w:t>: Names, Telephone numbers, Email addresses, Social Security numbers, Medical record numbers, Health plan beneficiary numbers, Account numbers, Certificate/license numbers, Vehicle identifiers and serial numbers, Device identifiers and serial numbers, URLs, IP addresses, Biometric identifiers (e.g., fingerprints, voiceprints), Full-face photographs or comparable images, and Any other unique identifying number, characteristic, or code</w:t>
            </w:r>
            <w:r w:rsidR="00126DB3" w:rsidRPr="00F536B2">
              <w:rPr>
                <w:b/>
                <w:bCs/>
                <w:sz w:val="16"/>
                <w:szCs w:val="16"/>
              </w:rPr>
              <w:br/>
            </w:r>
            <w:r w:rsidR="00126DB3" w:rsidRPr="003F0A0F">
              <w:rPr>
                <w:b/>
                <w:bCs/>
                <w:sz w:val="20"/>
                <w:szCs w:val="20"/>
              </w:rPr>
              <w:t>(</w:t>
            </w:r>
            <w:r w:rsidR="00DE2B11">
              <w:rPr>
                <w:b/>
                <w:bCs/>
                <w:sz w:val="20"/>
                <w:szCs w:val="20"/>
              </w:rPr>
              <w:t>S</w:t>
            </w:r>
            <w:r w:rsidR="00126DB3" w:rsidRPr="003F0A0F">
              <w:rPr>
                <w:b/>
                <w:bCs/>
                <w:sz w:val="20"/>
                <w:szCs w:val="20"/>
              </w:rPr>
              <w:t>tudies involving identifiable PHI require HIPAA Authorization or a HIPAA Authorization waiver and are not eligible for exemption</w:t>
            </w:r>
            <w:r w:rsidR="003F0A0F" w:rsidRPr="003F0A0F">
              <w:rPr>
                <w:b/>
                <w:bCs/>
                <w:sz w:val="20"/>
                <w:szCs w:val="20"/>
              </w:rPr>
              <w:t>.</w:t>
            </w:r>
            <w:r w:rsidR="00126DB3" w:rsidRPr="003F0A0F">
              <w:rPr>
                <w:b/>
                <w:bCs/>
                <w:sz w:val="20"/>
                <w:szCs w:val="20"/>
              </w:rPr>
              <w:t>)</w:t>
            </w:r>
          </w:p>
        </w:tc>
      </w:tr>
      <w:tr w:rsidR="00A044C2" w14:paraId="5494AF61" w14:textId="77777777" w:rsidTr="00AA4DE9">
        <w:tc>
          <w:tcPr>
            <w:tcW w:w="535" w:type="dxa"/>
          </w:tcPr>
          <w:p w14:paraId="23463608" w14:textId="2FF2AB14" w:rsidR="00A044C2" w:rsidRPr="008349B4" w:rsidRDefault="00000000" w:rsidP="00AA4DE9">
            <w:pPr>
              <w:jc w:val="center"/>
              <w:rPr>
                <w:sz w:val="24"/>
                <w:szCs w:val="24"/>
              </w:rPr>
            </w:pPr>
            <w:sdt>
              <w:sdtPr>
                <w:rPr>
                  <w:rFonts w:cstheme="minorHAnsi"/>
                </w:rPr>
                <w:id w:val="2050496671"/>
                <w14:checkbox>
                  <w14:checked w14:val="1"/>
                  <w14:checkedState w14:val="2612" w14:font="MS Gothic"/>
                  <w14:uncheckedState w14:val="2610" w14:font="MS Gothic"/>
                </w14:checkbox>
              </w:sdtPr>
              <w:sdtContent>
                <w:ins w:id="50" w:author="Gasaway, Mike (gasawaml)" w:date="2026-07-03T10:11:00Z" w16du:dateUtc="2026-07-03T14:11:00Z">
                  <w:r w:rsidR="006057BA">
                    <w:rPr>
                      <w:rFonts w:ascii="MS Gothic" w:eastAsia="MS Gothic" w:hAnsi="MS Gothic" w:cstheme="minorHAnsi" w:hint="eastAsia"/>
                    </w:rPr>
                    <w:t>☒</w:t>
                  </w:r>
                </w:ins>
                <w:del w:id="51" w:author="Gasaway, Mike (gasawaml)" w:date="2026-07-03T10:11:00Z" w16du:dateUtc="2026-07-03T14:11:00Z">
                  <w:r w:rsidR="00A044C2" w:rsidDel="006057BA">
                    <w:rPr>
                      <w:rFonts w:ascii="MS Gothic" w:eastAsia="MS Gothic" w:hAnsi="MS Gothic" w:cstheme="minorHAnsi" w:hint="eastAsia"/>
                    </w:rPr>
                    <w:delText>☐</w:delText>
                  </w:r>
                </w:del>
              </w:sdtContent>
            </w:sdt>
          </w:p>
        </w:tc>
        <w:tc>
          <w:tcPr>
            <w:tcW w:w="10170" w:type="dxa"/>
          </w:tcPr>
          <w:p w14:paraId="57939A56" w14:textId="77777777" w:rsidR="00A044C2" w:rsidRPr="00D1617A" w:rsidRDefault="00A044C2" w:rsidP="00AA4DE9">
            <w:pPr>
              <w:rPr>
                <w:b/>
                <w:bCs/>
              </w:rPr>
            </w:pPr>
            <w:r w:rsidRPr="00D1617A">
              <w:rPr>
                <w:b/>
                <w:bCs/>
              </w:rPr>
              <w:t>The study does not require NIH genomic data sharing institutional certification</w:t>
            </w:r>
          </w:p>
        </w:tc>
      </w:tr>
      <w:tr w:rsidR="00A044C2" w14:paraId="7D5D4FD1" w14:textId="77777777" w:rsidTr="00AA4DE9">
        <w:tc>
          <w:tcPr>
            <w:tcW w:w="535" w:type="dxa"/>
          </w:tcPr>
          <w:p w14:paraId="671909C8" w14:textId="6C20C106" w:rsidR="00A044C2" w:rsidRPr="008349B4" w:rsidRDefault="00000000" w:rsidP="00AA4DE9">
            <w:pPr>
              <w:jc w:val="center"/>
              <w:rPr>
                <w:rFonts w:ascii="Segoe UI Symbol" w:hAnsi="Segoe UI Symbol" w:cs="Segoe UI Symbol"/>
                <w:b/>
                <w:bCs/>
                <w:sz w:val="24"/>
                <w:szCs w:val="24"/>
              </w:rPr>
            </w:pPr>
            <w:sdt>
              <w:sdtPr>
                <w:rPr>
                  <w:rFonts w:cstheme="minorHAnsi"/>
                </w:rPr>
                <w:id w:val="-823592224"/>
                <w14:checkbox>
                  <w14:checked w14:val="1"/>
                  <w14:checkedState w14:val="2612" w14:font="MS Gothic"/>
                  <w14:uncheckedState w14:val="2610" w14:font="MS Gothic"/>
                </w14:checkbox>
              </w:sdtPr>
              <w:sdtContent>
                <w:ins w:id="52" w:author="Gasaway, Mike (gasawaml)" w:date="2026-07-03T10:11:00Z" w16du:dateUtc="2026-07-03T14:11:00Z">
                  <w:r w:rsidR="006057BA">
                    <w:rPr>
                      <w:rFonts w:ascii="MS Gothic" w:eastAsia="MS Gothic" w:hAnsi="MS Gothic" w:cstheme="minorHAnsi" w:hint="eastAsia"/>
                    </w:rPr>
                    <w:t>☒</w:t>
                  </w:r>
                </w:ins>
                <w:del w:id="53" w:author="Gasaway, Mike (gasawaml)" w:date="2026-07-03T10:11:00Z" w16du:dateUtc="2026-07-03T14:11:00Z">
                  <w:r w:rsidR="00A044C2" w:rsidDel="006057BA">
                    <w:rPr>
                      <w:rFonts w:ascii="MS Gothic" w:eastAsia="MS Gothic" w:hAnsi="MS Gothic" w:cstheme="minorHAnsi" w:hint="eastAsia"/>
                    </w:rPr>
                    <w:delText>☐</w:delText>
                  </w:r>
                </w:del>
              </w:sdtContent>
            </w:sdt>
          </w:p>
        </w:tc>
        <w:tc>
          <w:tcPr>
            <w:tcW w:w="10170" w:type="dxa"/>
          </w:tcPr>
          <w:p w14:paraId="46992CED" w14:textId="77777777" w:rsidR="00A044C2" w:rsidRPr="00D1617A" w:rsidRDefault="00A044C2" w:rsidP="00AA4DE9">
            <w:pPr>
              <w:rPr>
                <w:b/>
                <w:bCs/>
              </w:rPr>
            </w:pPr>
            <w:r>
              <w:rPr>
                <w:b/>
                <w:bCs/>
              </w:rPr>
              <w:t>This study does not involve the c</w:t>
            </w:r>
            <w:r w:rsidRPr="003725BB">
              <w:rPr>
                <w:b/>
                <w:bCs/>
              </w:rPr>
              <w:t xml:space="preserve">ollection of information from or about what may constitute incriminating activities for research participants.  </w:t>
            </w:r>
          </w:p>
        </w:tc>
      </w:tr>
      <w:tr w:rsidR="00A044C2" w14:paraId="5AD811DC" w14:textId="77777777" w:rsidTr="00AA4DE9">
        <w:tc>
          <w:tcPr>
            <w:tcW w:w="535" w:type="dxa"/>
          </w:tcPr>
          <w:p w14:paraId="7FCC0F51" w14:textId="1D8CBCE1" w:rsidR="00A044C2" w:rsidRPr="008349B4" w:rsidRDefault="00000000" w:rsidP="00AA4DE9">
            <w:pPr>
              <w:jc w:val="center"/>
              <w:rPr>
                <w:rFonts w:ascii="Segoe UI Symbol" w:hAnsi="Segoe UI Symbol" w:cs="Segoe UI Symbol"/>
                <w:b/>
                <w:bCs/>
                <w:sz w:val="24"/>
                <w:szCs w:val="24"/>
              </w:rPr>
            </w:pPr>
            <w:sdt>
              <w:sdtPr>
                <w:rPr>
                  <w:rFonts w:cstheme="minorHAnsi"/>
                </w:rPr>
                <w:id w:val="-937760272"/>
                <w14:checkbox>
                  <w14:checked w14:val="1"/>
                  <w14:checkedState w14:val="2612" w14:font="MS Gothic"/>
                  <w14:uncheckedState w14:val="2610" w14:font="MS Gothic"/>
                </w14:checkbox>
              </w:sdtPr>
              <w:sdtContent>
                <w:ins w:id="54" w:author="Gasaway, Mike (gasawaml)" w:date="2026-07-03T10:11:00Z" w16du:dateUtc="2026-07-03T14:11:00Z">
                  <w:r w:rsidR="006057BA">
                    <w:rPr>
                      <w:rFonts w:ascii="MS Gothic" w:eastAsia="MS Gothic" w:hAnsi="MS Gothic" w:cstheme="minorHAnsi" w:hint="eastAsia"/>
                    </w:rPr>
                    <w:t>☒</w:t>
                  </w:r>
                </w:ins>
                <w:del w:id="55" w:author="Gasaway, Mike (gasawaml)" w:date="2026-07-03T10:11:00Z" w16du:dateUtc="2026-07-03T14:11:00Z">
                  <w:r w:rsidR="00A044C2" w:rsidDel="006057BA">
                    <w:rPr>
                      <w:rFonts w:ascii="MS Gothic" w:eastAsia="MS Gothic" w:hAnsi="MS Gothic" w:cstheme="minorHAnsi" w:hint="eastAsia"/>
                    </w:rPr>
                    <w:delText>☐</w:delText>
                  </w:r>
                </w:del>
              </w:sdtContent>
            </w:sdt>
          </w:p>
        </w:tc>
        <w:tc>
          <w:tcPr>
            <w:tcW w:w="10170" w:type="dxa"/>
          </w:tcPr>
          <w:p w14:paraId="52748325" w14:textId="60860903" w:rsidR="00A044C2" w:rsidRPr="003725BB" w:rsidRDefault="00A044C2" w:rsidP="00AA4DE9">
            <w:pPr>
              <w:rPr>
                <w:rFonts w:cstheme="minorHAnsi"/>
                <w:b/>
                <w:bCs/>
              </w:rPr>
            </w:pPr>
            <w:r>
              <w:rPr>
                <w:rFonts w:cstheme="minorHAnsi"/>
                <w:b/>
                <w:bCs/>
              </w:rPr>
              <w:t>The study will not involve p</w:t>
            </w:r>
            <w:r w:rsidRPr="003725BB">
              <w:rPr>
                <w:rFonts w:cstheme="minorHAnsi"/>
                <w:b/>
                <w:bCs/>
              </w:rPr>
              <w:t xml:space="preserve">ayments via lottery, </w:t>
            </w:r>
            <w:r w:rsidR="00350783">
              <w:rPr>
                <w:rFonts w:cstheme="minorHAnsi"/>
                <w:b/>
                <w:bCs/>
              </w:rPr>
              <w:t xml:space="preserve">drawings, </w:t>
            </w:r>
            <w:r w:rsidRPr="003725BB">
              <w:rPr>
                <w:rFonts w:cstheme="minorHAnsi"/>
                <w:b/>
                <w:bCs/>
              </w:rPr>
              <w:t>raffles, or other games of chance.</w:t>
            </w:r>
          </w:p>
        </w:tc>
      </w:tr>
      <w:tr w:rsidR="00A044C2" w14:paraId="5EAFA367" w14:textId="77777777" w:rsidTr="00AA4DE9">
        <w:tc>
          <w:tcPr>
            <w:tcW w:w="535" w:type="dxa"/>
          </w:tcPr>
          <w:p w14:paraId="2E320295" w14:textId="565FB51C" w:rsidR="00A044C2" w:rsidRPr="008349B4" w:rsidRDefault="00000000" w:rsidP="00AA4DE9">
            <w:pPr>
              <w:jc w:val="center"/>
              <w:rPr>
                <w:rFonts w:ascii="Segoe UI Symbol" w:hAnsi="Segoe UI Symbol" w:cs="Segoe UI Symbol"/>
                <w:b/>
                <w:bCs/>
                <w:sz w:val="24"/>
                <w:szCs w:val="24"/>
              </w:rPr>
            </w:pPr>
            <w:sdt>
              <w:sdtPr>
                <w:rPr>
                  <w:rFonts w:cstheme="minorHAnsi"/>
                </w:rPr>
                <w:id w:val="210623115"/>
                <w14:checkbox>
                  <w14:checked w14:val="1"/>
                  <w14:checkedState w14:val="2612" w14:font="MS Gothic"/>
                  <w14:uncheckedState w14:val="2610" w14:font="MS Gothic"/>
                </w14:checkbox>
              </w:sdtPr>
              <w:sdtContent>
                <w:ins w:id="56" w:author="Gasaway, Mike (gasawaml)" w:date="2026-07-03T10:11:00Z" w16du:dateUtc="2026-07-03T14:11:00Z">
                  <w:r w:rsidR="006057BA">
                    <w:rPr>
                      <w:rFonts w:ascii="MS Gothic" w:eastAsia="MS Gothic" w:hAnsi="MS Gothic" w:cstheme="minorHAnsi" w:hint="eastAsia"/>
                    </w:rPr>
                    <w:t>☒</w:t>
                  </w:r>
                </w:ins>
                <w:del w:id="57" w:author="Gasaway, Mike (gasawaml)" w:date="2026-07-03T10:11:00Z" w16du:dateUtc="2026-07-03T14:11:00Z">
                  <w:r w:rsidR="00A044C2" w:rsidDel="006057BA">
                    <w:rPr>
                      <w:rFonts w:ascii="MS Gothic" w:eastAsia="MS Gothic" w:hAnsi="MS Gothic" w:cstheme="minorHAnsi" w:hint="eastAsia"/>
                    </w:rPr>
                    <w:delText>☐</w:delText>
                  </w:r>
                </w:del>
              </w:sdtContent>
            </w:sdt>
          </w:p>
        </w:tc>
        <w:tc>
          <w:tcPr>
            <w:tcW w:w="10170" w:type="dxa"/>
          </w:tcPr>
          <w:p w14:paraId="4F99E9EA" w14:textId="77777777" w:rsidR="00A044C2" w:rsidRDefault="00A044C2" w:rsidP="00AA4DE9">
            <w:pPr>
              <w:rPr>
                <w:b/>
                <w:bCs/>
              </w:rPr>
            </w:pPr>
            <w:r w:rsidRPr="06400725">
              <w:rPr>
                <w:b/>
                <w:bCs/>
              </w:rPr>
              <w:t>The study does not include local context issues that may increase the risks to study participants (i.e. issues related to economic status, current events, socio-political environment, societal beliefs, etc.).</w:t>
            </w:r>
          </w:p>
        </w:tc>
      </w:tr>
    </w:tbl>
    <w:p w14:paraId="501F863A" w14:textId="0A0A0945" w:rsidR="005311BB" w:rsidRDefault="005311BB" w:rsidP="00E90CAC">
      <w:pPr>
        <w:pStyle w:val="Heading1"/>
        <w:numPr>
          <w:ilvl w:val="0"/>
          <w:numId w:val="3"/>
        </w:numPr>
        <w:rPr>
          <w:b/>
          <w:bCs/>
        </w:rPr>
      </w:pPr>
      <w:r w:rsidRPr="005311BB">
        <w:rPr>
          <w:b/>
          <w:bCs/>
        </w:rPr>
        <w:t>Basic Study and Contact Information</w:t>
      </w:r>
    </w:p>
    <w:tbl>
      <w:tblPr>
        <w:tblStyle w:val="TableGrid"/>
        <w:tblW w:w="10705" w:type="dxa"/>
        <w:tblLook w:val="04A0" w:firstRow="1" w:lastRow="0" w:firstColumn="1" w:lastColumn="0" w:noHBand="0" w:noVBand="1"/>
      </w:tblPr>
      <w:tblGrid>
        <w:gridCol w:w="10705"/>
      </w:tblGrid>
      <w:tr w:rsidR="005311BB" w14:paraId="792649A3" w14:textId="77777777" w:rsidTr="0DC234B7">
        <w:tc>
          <w:tcPr>
            <w:tcW w:w="10705" w:type="dxa"/>
            <w:shd w:val="clear" w:color="auto" w:fill="BFBFBF" w:themeFill="background1" w:themeFillShade="BF"/>
          </w:tcPr>
          <w:p w14:paraId="2E7C7F24" w14:textId="29244B3E" w:rsidR="005311BB" w:rsidRDefault="00403E9F" w:rsidP="008349B4">
            <w:pPr>
              <w:pStyle w:val="Heading3"/>
            </w:pPr>
            <w:r>
              <w:rPr>
                <w:b/>
                <w:bCs/>
              </w:rPr>
              <w:t>3</w:t>
            </w:r>
            <w:r w:rsidR="005311BB" w:rsidRPr="008349B4">
              <w:rPr>
                <w:b/>
                <w:bCs/>
              </w:rPr>
              <w:t>.1 PROTOCOL TITLE</w:t>
            </w:r>
          </w:p>
        </w:tc>
      </w:tr>
      <w:tr w:rsidR="005311BB" w14:paraId="5F78E8F5" w14:textId="77777777" w:rsidTr="00036087">
        <w:trPr>
          <w:trHeight w:val="548"/>
        </w:trPr>
        <w:tc>
          <w:tcPr>
            <w:tcW w:w="10705" w:type="dxa"/>
          </w:tcPr>
          <w:p w14:paraId="4CE3EFF2" w14:textId="00C6E7B0" w:rsidR="00036087" w:rsidRPr="00036087" w:rsidRDefault="00000000" w:rsidP="00036087">
            <w:pPr>
              <w:tabs>
                <w:tab w:val="center" w:pos="5244"/>
              </w:tabs>
            </w:pPr>
            <w:sdt>
              <w:sdtPr>
                <w:id w:val="455524957"/>
                <w:placeholder>
                  <w:docPart w:val="6FD805B26E2940009F33DBC0A4A50F6C"/>
                </w:placeholder>
              </w:sdtPr>
              <w:sdtContent>
                <w:ins w:id="58" w:author="Gasaway, Mike (gasawaml)" w:date="2026-07-03T10:12:00Z" w16du:dateUtc="2026-07-03T14:12:00Z">
                  <w:r w:rsidR="006057BA">
                    <w:t>Assistant Professor</w:t>
                  </w:r>
                </w:ins>
              </w:sdtContent>
            </w:sdt>
          </w:p>
        </w:tc>
      </w:tr>
      <w:tr w:rsidR="008349B4" w14:paraId="2DEC0CC8" w14:textId="77777777" w:rsidTr="0DC234B7">
        <w:tc>
          <w:tcPr>
            <w:tcW w:w="10705" w:type="dxa"/>
            <w:shd w:val="clear" w:color="auto" w:fill="BFBFBF" w:themeFill="background1" w:themeFillShade="BF"/>
          </w:tcPr>
          <w:p w14:paraId="3C8DFB3C" w14:textId="4650BB81" w:rsidR="008349B4" w:rsidRDefault="00403E9F" w:rsidP="008349B4">
            <w:pPr>
              <w:pStyle w:val="Heading3"/>
            </w:pPr>
            <w:r>
              <w:rPr>
                <w:b/>
                <w:bCs/>
              </w:rPr>
              <w:t>3</w:t>
            </w:r>
            <w:r w:rsidR="008349B4" w:rsidRPr="008349B4">
              <w:rPr>
                <w:b/>
                <w:bCs/>
              </w:rPr>
              <w:t>.2 PI NAME:</w:t>
            </w:r>
          </w:p>
        </w:tc>
      </w:tr>
      <w:tr w:rsidR="008349B4" w14:paraId="4D3BAA77" w14:textId="77777777" w:rsidTr="0DC234B7">
        <w:trPr>
          <w:trHeight w:val="368"/>
        </w:trPr>
        <w:sdt>
          <w:sdtPr>
            <w:id w:val="-668714967"/>
            <w:placeholder>
              <w:docPart w:val="B2F5909D5EE942B8BD8F9201C39EBEB2"/>
            </w:placeholder>
          </w:sdtPr>
          <w:sdtContent>
            <w:tc>
              <w:tcPr>
                <w:tcW w:w="10705" w:type="dxa"/>
              </w:tcPr>
              <w:p w14:paraId="108EB17C" w14:textId="49C0E27C" w:rsidR="008349B4" w:rsidRDefault="006057BA" w:rsidP="005311BB">
                <w:ins w:id="59" w:author="Gasaway, Mike (gasawaml)" w:date="2026-07-03T10:11:00Z" w16du:dateUtc="2026-07-03T14:11:00Z">
                  <w:r>
                    <w:t>Mike Gasaway</w:t>
                  </w:r>
                </w:ins>
              </w:p>
            </w:tc>
          </w:sdtContent>
        </w:sdt>
      </w:tr>
      <w:tr w:rsidR="008349B4" w14:paraId="1A3704E4" w14:textId="77777777" w:rsidTr="0DC234B7">
        <w:tc>
          <w:tcPr>
            <w:tcW w:w="10705" w:type="dxa"/>
            <w:shd w:val="clear" w:color="auto" w:fill="BFBFBF" w:themeFill="background1" w:themeFillShade="BF"/>
          </w:tcPr>
          <w:p w14:paraId="53B32248" w14:textId="55BD486D" w:rsidR="008349B4" w:rsidRPr="008349B4" w:rsidRDefault="008349B4" w:rsidP="00403E9F">
            <w:pPr>
              <w:pStyle w:val="Heading3"/>
              <w:numPr>
                <w:ilvl w:val="1"/>
                <w:numId w:val="10"/>
              </w:numPr>
              <w:rPr>
                <w:b/>
                <w:bCs/>
              </w:rPr>
            </w:pPr>
            <w:r w:rsidRPr="38BAE463">
              <w:rPr>
                <w:b/>
                <w:bCs/>
              </w:rPr>
              <w:t>Is a UC student serving as Principal Investigator?</w:t>
            </w:r>
          </w:p>
        </w:tc>
      </w:tr>
      <w:tr w:rsidR="008349B4" w14:paraId="22164B08" w14:textId="77777777" w:rsidTr="0DC234B7">
        <w:trPr>
          <w:trHeight w:val="642"/>
        </w:trPr>
        <w:tc>
          <w:tcPr>
            <w:tcW w:w="10705" w:type="dxa"/>
          </w:tcPr>
          <w:p w14:paraId="78234BDA" w14:textId="583FA58E" w:rsidR="008349B4" w:rsidRPr="00EA4859" w:rsidRDefault="00000000" w:rsidP="008349B4">
            <w:pPr>
              <w:pStyle w:val="Heading3"/>
              <w:rPr>
                <w:b/>
                <w:bCs/>
                <w:color w:val="auto"/>
              </w:rPr>
            </w:pPr>
            <w:sdt>
              <w:sdtPr>
                <w:rPr>
                  <w:rFonts w:asciiTheme="minorHAnsi" w:hAnsiTheme="minorHAnsi" w:cstheme="minorBidi"/>
                  <w:color w:val="auto"/>
                  <w:sz w:val="22"/>
                  <w:szCs w:val="22"/>
                </w:rPr>
                <w:id w:val="1532680178"/>
                <w14:checkbox>
                  <w14:checked w14:val="1"/>
                  <w14:checkedState w14:val="2612" w14:font="MS Gothic"/>
                  <w14:uncheckedState w14:val="2610" w14:font="MS Gothic"/>
                </w14:checkbox>
              </w:sdtPr>
              <w:sdtContent>
                <w:ins w:id="60" w:author="Gasaway, Mike (gasawaml)" w:date="2026-07-03T10:12:00Z" w16du:dateUtc="2026-07-03T14:12:00Z">
                  <w:r w:rsidR="006057BA">
                    <w:rPr>
                      <w:rFonts w:ascii="MS Gothic" w:eastAsia="MS Gothic" w:hAnsi="MS Gothic" w:cstheme="minorBidi" w:hint="eastAsia"/>
                      <w:color w:val="auto"/>
                      <w:sz w:val="22"/>
                      <w:szCs w:val="22"/>
                    </w:rPr>
                    <w:t>☒</w:t>
                  </w:r>
                </w:ins>
                <w:del w:id="61" w:author="Gasaway, Mike (gasawaml)" w:date="2026-07-03T10:12:00Z" w16du:dateUtc="2026-07-03T14:12:00Z">
                  <w:r w:rsidR="00EA4859" w:rsidRPr="0DC234B7" w:rsidDel="006057BA">
                    <w:rPr>
                      <w:rFonts w:ascii="MS Gothic" w:eastAsia="MS Gothic" w:hAnsi="MS Gothic" w:cstheme="minorBidi"/>
                      <w:color w:val="auto"/>
                      <w:sz w:val="22"/>
                      <w:szCs w:val="22"/>
                    </w:rPr>
                    <w:delText>☐</w:delText>
                  </w:r>
                </w:del>
              </w:sdtContent>
            </w:sdt>
            <w:r w:rsidR="008349B4" w:rsidRPr="0DC234B7">
              <w:rPr>
                <w:b/>
                <w:bCs/>
                <w:color w:val="auto"/>
              </w:rPr>
              <w:t xml:space="preserve"> No                 </w:t>
            </w:r>
            <w:sdt>
              <w:sdtPr>
                <w:rPr>
                  <w:rFonts w:asciiTheme="minorHAnsi" w:hAnsiTheme="minorHAnsi" w:cstheme="minorBidi"/>
                  <w:color w:val="auto"/>
                  <w:sz w:val="22"/>
                  <w:szCs w:val="22"/>
                </w:rPr>
                <w:id w:val="283544275"/>
                <w14:checkbox>
                  <w14:checked w14:val="1"/>
                  <w14:checkedState w14:val="2612" w14:font="MS Gothic"/>
                  <w14:uncheckedState w14:val="2610" w14:font="MS Gothic"/>
                </w14:checkbox>
              </w:sdtPr>
              <w:sdtContent>
                <w:r w:rsidR="3C2C5806" w:rsidRPr="0DC234B7">
                  <w:rPr>
                    <w:rFonts w:ascii="MS Gothic" w:eastAsia="MS Gothic" w:hAnsi="MS Gothic" w:cstheme="minorBidi"/>
                    <w:color w:val="auto"/>
                    <w:sz w:val="22"/>
                    <w:szCs w:val="22"/>
                  </w:rPr>
                  <w:t>☐</w:t>
                </w:r>
              </w:sdtContent>
            </w:sdt>
            <w:r w:rsidR="008349B4" w:rsidRPr="0DC234B7">
              <w:rPr>
                <w:b/>
                <w:bCs/>
                <w:color w:val="auto"/>
              </w:rPr>
              <w:t xml:space="preserve"> Yes</w:t>
            </w:r>
          </w:p>
          <w:p w14:paraId="4BC36569" w14:textId="03360F4B" w:rsidR="008349B4" w:rsidRPr="008349B4" w:rsidRDefault="2038E445" w:rsidP="471CC601">
            <w:pPr>
              <w:rPr>
                <w:i/>
                <w:iCs/>
              </w:rPr>
            </w:pPr>
            <w:r w:rsidRPr="471CC601">
              <w:rPr>
                <w:i/>
                <w:iCs/>
              </w:rPr>
              <w:t xml:space="preserve">If </w:t>
            </w:r>
            <w:proofErr w:type="gramStart"/>
            <w:r w:rsidRPr="471CC601">
              <w:rPr>
                <w:i/>
                <w:iCs/>
              </w:rPr>
              <w:t>Yes</w:t>
            </w:r>
            <w:proofErr w:type="gramEnd"/>
            <w:r w:rsidRPr="471CC601">
              <w:rPr>
                <w:i/>
                <w:iCs/>
              </w:rPr>
              <w:t>, a</w:t>
            </w:r>
            <w:r w:rsidR="008349B4" w:rsidRPr="471CC601">
              <w:rPr>
                <w:i/>
                <w:iCs/>
              </w:rPr>
              <w:t>dd the faculty Advisor to the RAP Study Team Members smart form page</w:t>
            </w:r>
            <w:r w:rsidR="00350783">
              <w:rPr>
                <w:i/>
                <w:iCs/>
              </w:rPr>
              <w:t xml:space="preserve"> as </w:t>
            </w:r>
            <w:r w:rsidR="00C6176C">
              <w:rPr>
                <w:i/>
                <w:iCs/>
              </w:rPr>
              <w:t>Co-Principal</w:t>
            </w:r>
            <w:r w:rsidR="00350783">
              <w:rPr>
                <w:i/>
                <w:iCs/>
              </w:rPr>
              <w:t xml:space="preserve"> Investigator/Faculty Advisor. </w:t>
            </w:r>
            <w:r w:rsidR="00EC7F98">
              <w:rPr>
                <w:i/>
                <w:iCs/>
              </w:rPr>
              <w:t xml:space="preserve"> </w:t>
            </w:r>
          </w:p>
        </w:tc>
      </w:tr>
    </w:tbl>
    <w:p w14:paraId="088D4F4B" w14:textId="34EB036F" w:rsidR="00D1617A" w:rsidRDefault="00D1617A" w:rsidP="00D1617A">
      <w:pPr>
        <w:pStyle w:val="Heading1"/>
        <w:numPr>
          <w:ilvl w:val="0"/>
          <w:numId w:val="3"/>
        </w:numPr>
        <w:rPr>
          <w:b/>
          <w:bCs/>
        </w:rPr>
      </w:pPr>
      <w:r w:rsidRPr="00D1617A">
        <w:rPr>
          <w:b/>
          <w:bCs/>
        </w:rPr>
        <w:t>Study Information</w:t>
      </w:r>
      <w:r w:rsidR="00E940BB">
        <w:rPr>
          <w:b/>
          <w:bCs/>
        </w:rPr>
        <w:t xml:space="preserve"> </w:t>
      </w:r>
    </w:p>
    <w:tbl>
      <w:tblPr>
        <w:tblStyle w:val="TableGrid"/>
        <w:tblW w:w="10705" w:type="dxa"/>
        <w:tblLook w:val="04A0" w:firstRow="1" w:lastRow="0" w:firstColumn="1" w:lastColumn="0" w:noHBand="0" w:noVBand="1"/>
      </w:tblPr>
      <w:tblGrid>
        <w:gridCol w:w="625"/>
        <w:gridCol w:w="630"/>
        <w:gridCol w:w="9450"/>
      </w:tblGrid>
      <w:tr w:rsidR="00D1617A" w14:paraId="66849ADC" w14:textId="77777777" w:rsidTr="471CC601">
        <w:tc>
          <w:tcPr>
            <w:tcW w:w="10705" w:type="dxa"/>
            <w:gridSpan w:val="3"/>
            <w:shd w:val="clear" w:color="auto" w:fill="BFBFBF" w:themeFill="background1" w:themeFillShade="BF"/>
          </w:tcPr>
          <w:p w14:paraId="570B45E1" w14:textId="6F538E86" w:rsidR="00D1617A" w:rsidRPr="00D1617A" w:rsidRDefault="00403E9F" w:rsidP="00D1617A">
            <w:pPr>
              <w:pStyle w:val="Heading3"/>
            </w:pPr>
            <w:r>
              <w:rPr>
                <w:b/>
                <w:bCs/>
              </w:rPr>
              <w:t>4</w:t>
            </w:r>
            <w:r w:rsidR="00D1617A">
              <w:rPr>
                <w:b/>
                <w:bCs/>
              </w:rPr>
              <w:t xml:space="preserve">.1 </w:t>
            </w:r>
            <w:r w:rsidR="00D1617A" w:rsidRPr="00D1617A">
              <w:rPr>
                <w:b/>
                <w:bCs/>
              </w:rPr>
              <w:t>Describe the purpose, specific aims, or objectives</w:t>
            </w:r>
            <w:r w:rsidR="00D1617A">
              <w:rPr>
                <w:b/>
                <w:bCs/>
              </w:rPr>
              <w:t>:</w:t>
            </w:r>
            <w:r w:rsidR="00995542">
              <w:rPr>
                <w:b/>
                <w:bCs/>
              </w:rPr>
              <w:t xml:space="preserve"> </w:t>
            </w:r>
            <w:r w:rsidR="00AC14A0" w:rsidRPr="00AC14A0">
              <w:rPr>
                <w:b/>
                <w:bCs/>
              </w:rPr>
              <w:t xml:space="preserve">Include </w:t>
            </w:r>
            <w:r w:rsidR="00995542" w:rsidRPr="00AC14A0">
              <w:rPr>
                <w:b/>
                <w:bCs/>
              </w:rPr>
              <w:t xml:space="preserve">if there are multiple </w:t>
            </w:r>
            <w:r w:rsidR="00AC14A0" w:rsidRPr="00AC14A0">
              <w:rPr>
                <w:b/>
                <w:bCs/>
              </w:rPr>
              <w:t>distinct activities and if those activities require different consent processes and/or waivers</w:t>
            </w:r>
            <w:r w:rsidR="00AC14A0">
              <w:rPr>
                <w:b/>
                <w:bCs/>
              </w:rPr>
              <w:t xml:space="preserve"> </w:t>
            </w:r>
          </w:p>
        </w:tc>
      </w:tr>
      <w:tr w:rsidR="00D1617A" w14:paraId="120FC39C" w14:textId="77777777" w:rsidTr="471CC601">
        <w:trPr>
          <w:trHeight w:val="908"/>
        </w:trPr>
        <w:sdt>
          <w:sdtPr>
            <w:id w:val="1892622600"/>
            <w:placeholder>
              <w:docPart w:val="F1D557C004C046879B6F0AAA2D8529E3"/>
            </w:placeholder>
            <w:showingPlcHdr/>
          </w:sdtPr>
          <w:sdtContent>
            <w:tc>
              <w:tcPr>
                <w:tcW w:w="10705" w:type="dxa"/>
                <w:gridSpan w:val="3"/>
              </w:tcPr>
              <w:p w14:paraId="1216DC57" w14:textId="0F929890" w:rsidR="00711F81" w:rsidRPr="00711F81" w:rsidRDefault="00D1617A" w:rsidP="00711F81">
                <w:r w:rsidRPr="008349B4">
                  <w:rPr>
                    <w:rStyle w:val="PlaceholderText"/>
                    <w:sz w:val="24"/>
                    <w:szCs w:val="24"/>
                  </w:rPr>
                  <w:t>Click or tap here to enter text.</w:t>
                </w:r>
              </w:p>
            </w:tc>
          </w:sdtContent>
        </w:sdt>
      </w:tr>
      <w:tr w:rsidR="00D1617A" w14:paraId="5469D8CB" w14:textId="77777777" w:rsidTr="471CC601">
        <w:tc>
          <w:tcPr>
            <w:tcW w:w="10705" w:type="dxa"/>
            <w:gridSpan w:val="3"/>
            <w:shd w:val="clear" w:color="auto" w:fill="BFBFBF" w:themeFill="background1" w:themeFillShade="BF"/>
          </w:tcPr>
          <w:p w14:paraId="20FE3CA9" w14:textId="1CC04397" w:rsidR="00D1617A" w:rsidRDefault="00D1617A" w:rsidP="00403E9F">
            <w:pPr>
              <w:pStyle w:val="Heading3"/>
              <w:numPr>
                <w:ilvl w:val="1"/>
                <w:numId w:val="11"/>
              </w:numPr>
            </w:pPr>
            <w:proofErr w:type="gramStart"/>
            <w:r w:rsidRPr="471CC601">
              <w:rPr>
                <w:b/>
                <w:bCs/>
              </w:rPr>
              <w:t>Funding Source(s) Please list</w:t>
            </w:r>
            <w:proofErr w:type="gramEnd"/>
            <w:r w:rsidRPr="471CC601">
              <w:rPr>
                <w:b/>
                <w:bCs/>
              </w:rPr>
              <w:t xml:space="preserve"> the funding source</w:t>
            </w:r>
            <w:r w:rsidR="4B9C5EE4" w:rsidRPr="471CC601">
              <w:rPr>
                <w:b/>
                <w:bCs/>
              </w:rPr>
              <w:t xml:space="preserve"> or enter NA</w:t>
            </w:r>
            <w:r w:rsidRPr="471CC601">
              <w:rPr>
                <w:b/>
                <w:bCs/>
              </w:rPr>
              <w:t>:</w:t>
            </w:r>
            <w:r w:rsidR="00036087">
              <w:rPr>
                <w:b/>
                <w:bCs/>
              </w:rPr>
              <w:t xml:space="preserve"> (</w:t>
            </w:r>
            <w:r w:rsidR="00036087" w:rsidRPr="00036087">
              <w:rPr>
                <w:b/>
                <w:bCs/>
                <w:i/>
                <w:iCs/>
                <w:sz w:val="22"/>
                <w:szCs w:val="22"/>
              </w:rPr>
              <w:t xml:space="preserve">Any funding sources should also be listed in RAP on the funding source </w:t>
            </w:r>
            <w:proofErr w:type="gramStart"/>
            <w:r w:rsidR="00036087" w:rsidRPr="00036087">
              <w:rPr>
                <w:b/>
                <w:bCs/>
                <w:i/>
                <w:iCs/>
                <w:sz w:val="22"/>
                <w:szCs w:val="22"/>
              </w:rPr>
              <w:t>page</w:t>
            </w:r>
            <w:r w:rsidR="007D0B1A">
              <w:rPr>
                <w:b/>
                <w:bCs/>
                <w:i/>
                <w:iCs/>
                <w:sz w:val="22"/>
                <w:szCs w:val="22"/>
              </w:rPr>
              <w:t>,</w:t>
            </w:r>
            <w:proofErr w:type="gramEnd"/>
            <w:r w:rsidR="007D0B1A">
              <w:rPr>
                <w:b/>
                <w:bCs/>
                <w:i/>
                <w:iCs/>
                <w:sz w:val="22"/>
                <w:szCs w:val="22"/>
              </w:rPr>
              <w:t xml:space="preserve"> this also includes non-monetary support</w:t>
            </w:r>
            <w:r w:rsidR="00036087" w:rsidRPr="00036087">
              <w:rPr>
                <w:b/>
                <w:bCs/>
                <w:i/>
                <w:iCs/>
                <w:sz w:val="22"/>
                <w:szCs w:val="22"/>
              </w:rPr>
              <w:t>)</w:t>
            </w:r>
            <w:r w:rsidR="00036087">
              <w:rPr>
                <w:b/>
                <w:bCs/>
              </w:rPr>
              <w:t xml:space="preserve"> </w:t>
            </w:r>
          </w:p>
        </w:tc>
      </w:tr>
      <w:tr w:rsidR="00D1617A" w14:paraId="2DC74E7C" w14:textId="77777777" w:rsidTr="471CC601">
        <w:trPr>
          <w:trHeight w:val="458"/>
        </w:trPr>
        <w:sdt>
          <w:sdtPr>
            <w:id w:val="1989584006"/>
            <w:placeholder>
              <w:docPart w:val="B3BCEF66472242D7B75CB792CAE1B5E4"/>
            </w:placeholder>
            <w:showingPlcHdr/>
          </w:sdtPr>
          <w:sdtContent>
            <w:tc>
              <w:tcPr>
                <w:tcW w:w="10705" w:type="dxa"/>
                <w:gridSpan w:val="3"/>
              </w:tcPr>
              <w:p w14:paraId="7827E69F" w14:textId="0114B2BC" w:rsidR="00D1617A" w:rsidRDefault="00EB02A8" w:rsidP="00D1617A">
                <w:r w:rsidRPr="008349B4">
                  <w:rPr>
                    <w:rStyle w:val="PlaceholderText"/>
                    <w:sz w:val="24"/>
                    <w:szCs w:val="24"/>
                  </w:rPr>
                  <w:t>Click or tap here to enter text.</w:t>
                </w:r>
              </w:p>
            </w:tc>
          </w:sdtContent>
        </w:sdt>
      </w:tr>
      <w:tr w:rsidR="00D1617A" w14:paraId="66F51298" w14:textId="77777777" w:rsidTr="471CC601">
        <w:tc>
          <w:tcPr>
            <w:tcW w:w="10705" w:type="dxa"/>
            <w:gridSpan w:val="3"/>
            <w:shd w:val="clear" w:color="auto" w:fill="BFBFBF" w:themeFill="background1" w:themeFillShade="BF"/>
          </w:tcPr>
          <w:p w14:paraId="657C271B" w14:textId="0032B2E4" w:rsidR="00D1617A" w:rsidRDefault="00D1617A" w:rsidP="00403E9F">
            <w:pPr>
              <w:pStyle w:val="Heading3"/>
              <w:numPr>
                <w:ilvl w:val="1"/>
                <w:numId w:val="11"/>
              </w:numPr>
            </w:pPr>
            <w:r w:rsidRPr="471CC601">
              <w:rPr>
                <w:b/>
                <w:bCs/>
              </w:rPr>
              <w:t>Funding Location</w:t>
            </w:r>
            <w:r w:rsidR="4EE5ABEB" w:rsidRPr="471CC601">
              <w:rPr>
                <w:b/>
                <w:bCs/>
              </w:rPr>
              <w:t xml:space="preserve"> </w:t>
            </w:r>
            <w:r w:rsidR="4EE5ABEB" w:rsidRPr="471CC601">
              <w:rPr>
                <w:b/>
                <w:bCs/>
                <w:i/>
                <w:iCs/>
              </w:rPr>
              <w:t>(</w:t>
            </w:r>
            <w:r w:rsidR="5EC2176B" w:rsidRPr="471CC601">
              <w:rPr>
                <w:b/>
                <w:bCs/>
                <w:i/>
                <w:iCs/>
              </w:rPr>
              <w:t>Please select one</w:t>
            </w:r>
            <w:r w:rsidR="4EE5ABEB" w:rsidRPr="471CC601">
              <w:rPr>
                <w:b/>
                <w:bCs/>
                <w:i/>
                <w:iCs/>
              </w:rPr>
              <w:t>)</w:t>
            </w:r>
            <w:r w:rsidRPr="471CC601">
              <w:rPr>
                <w:b/>
                <w:bCs/>
                <w:i/>
                <w:iCs/>
              </w:rPr>
              <w:t>:</w:t>
            </w:r>
          </w:p>
        </w:tc>
      </w:tr>
      <w:tr w:rsidR="00D1617A" w14:paraId="248A641E" w14:textId="77777777" w:rsidTr="471CC601">
        <w:tc>
          <w:tcPr>
            <w:tcW w:w="625" w:type="dxa"/>
          </w:tcPr>
          <w:p w14:paraId="62D73E9D" w14:textId="2FFFE844" w:rsidR="00D1617A" w:rsidRDefault="00000000" w:rsidP="00D1617A">
            <w:pPr>
              <w:jc w:val="center"/>
            </w:pPr>
            <w:sdt>
              <w:sdtPr>
                <w:rPr>
                  <w:rFonts w:cstheme="minorHAnsi"/>
                </w:rPr>
                <w:id w:val="-790280793"/>
                <w14:checkbox>
                  <w14:checked w14:val="0"/>
                  <w14:checkedState w14:val="2612" w14:font="MS Gothic"/>
                  <w14:uncheckedState w14:val="2610" w14:font="MS Gothic"/>
                </w14:checkbox>
              </w:sdtPr>
              <w:sdtContent>
                <w:r w:rsidR="00036087">
                  <w:rPr>
                    <w:rFonts w:ascii="MS Gothic" w:eastAsia="MS Gothic" w:hAnsi="MS Gothic" w:cstheme="minorHAnsi" w:hint="eastAsia"/>
                  </w:rPr>
                  <w:t>☐</w:t>
                </w:r>
              </w:sdtContent>
            </w:sdt>
          </w:p>
        </w:tc>
        <w:tc>
          <w:tcPr>
            <w:tcW w:w="10080" w:type="dxa"/>
            <w:gridSpan w:val="2"/>
          </w:tcPr>
          <w:p w14:paraId="7689EE5D" w14:textId="788E7F20" w:rsidR="00D1617A" w:rsidRDefault="00D1617A" w:rsidP="00D1617A">
            <w:r w:rsidRPr="00D1617A">
              <w:t>Funds are held in Sponsored Research Services for a Grant or Contract (funds are held internally at UC)</w:t>
            </w:r>
          </w:p>
        </w:tc>
      </w:tr>
      <w:tr w:rsidR="00D1617A" w14:paraId="222EE068" w14:textId="77777777" w:rsidTr="471CC601">
        <w:tc>
          <w:tcPr>
            <w:tcW w:w="625" w:type="dxa"/>
          </w:tcPr>
          <w:p w14:paraId="6C2F8FF6" w14:textId="3D1C11A7" w:rsidR="00D1617A" w:rsidRDefault="00000000" w:rsidP="00D1617A">
            <w:pPr>
              <w:jc w:val="center"/>
            </w:pPr>
            <w:sdt>
              <w:sdtPr>
                <w:rPr>
                  <w:rFonts w:cstheme="minorHAnsi"/>
                </w:rPr>
                <w:id w:val="-155614274"/>
                <w14:checkbox>
                  <w14:checked w14:val="0"/>
                  <w14:checkedState w14:val="2612" w14:font="MS Gothic"/>
                  <w14:uncheckedState w14:val="2610" w14:font="MS Gothic"/>
                </w14:checkbox>
              </w:sdtPr>
              <w:sdtContent>
                <w:r w:rsidR="00EA4859">
                  <w:rPr>
                    <w:rFonts w:ascii="MS Gothic" w:eastAsia="MS Gothic" w:hAnsi="MS Gothic" w:cstheme="minorHAnsi" w:hint="eastAsia"/>
                  </w:rPr>
                  <w:t>☐</w:t>
                </w:r>
              </w:sdtContent>
            </w:sdt>
          </w:p>
        </w:tc>
        <w:tc>
          <w:tcPr>
            <w:tcW w:w="10080" w:type="dxa"/>
            <w:gridSpan w:val="2"/>
          </w:tcPr>
          <w:p w14:paraId="77B2D1FD" w14:textId="172C95C4" w:rsidR="00D1617A" w:rsidRDefault="00D1617A" w:rsidP="00D1617A">
            <w:r w:rsidRPr="0089321C">
              <w:rPr>
                <w:rFonts w:cstheme="minorHAnsi"/>
              </w:rPr>
              <w:t>Funds are from a department account (held internally at UC)</w:t>
            </w:r>
          </w:p>
        </w:tc>
      </w:tr>
      <w:tr w:rsidR="00D1617A" w14:paraId="4F690360" w14:textId="77777777" w:rsidTr="471CC601">
        <w:tc>
          <w:tcPr>
            <w:tcW w:w="625" w:type="dxa"/>
          </w:tcPr>
          <w:p w14:paraId="1C223C7F" w14:textId="18B2A221" w:rsidR="00D1617A" w:rsidRPr="008349B4" w:rsidRDefault="00000000" w:rsidP="00D1617A">
            <w:pPr>
              <w:jc w:val="center"/>
              <w:rPr>
                <w:rFonts w:ascii="Segoe UI Symbol" w:hAnsi="Segoe UI Symbol" w:cs="Segoe UI Symbol"/>
                <w:b/>
                <w:bCs/>
                <w:sz w:val="24"/>
                <w:szCs w:val="24"/>
              </w:rPr>
            </w:pPr>
            <w:sdt>
              <w:sdtPr>
                <w:rPr>
                  <w:rFonts w:cstheme="minorHAnsi"/>
                </w:rPr>
                <w:id w:val="-205029240"/>
                <w14:checkbox>
                  <w14:checked w14:val="0"/>
                  <w14:checkedState w14:val="2612" w14:font="MS Gothic"/>
                  <w14:uncheckedState w14:val="2610" w14:font="MS Gothic"/>
                </w14:checkbox>
              </w:sdtPr>
              <w:sdtContent>
                <w:r w:rsidR="00EA4859">
                  <w:rPr>
                    <w:rFonts w:ascii="MS Gothic" w:eastAsia="MS Gothic" w:hAnsi="MS Gothic" w:cstheme="minorHAnsi" w:hint="eastAsia"/>
                  </w:rPr>
                  <w:t>☐</w:t>
                </w:r>
              </w:sdtContent>
            </w:sdt>
          </w:p>
        </w:tc>
        <w:tc>
          <w:tcPr>
            <w:tcW w:w="10080" w:type="dxa"/>
            <w:gridSpan w:val="2"/>
          </w:tcPr>
          <w:p w14:paraId="68779A58" w14:textId="18F0E2B0" w:rsidR="00D1617A" w:rsidRDefault="00D1617A" w:rsidP="00D1617A">
            <w:r w:rsidRPr="0089321C">
              <w:rPr>
                <w:rFonts w:cstheme="minorHAnsi"/>
              </w:rPr>
              <w:t>Funds held in a corporate account from a Contract (funds held externally from UC)</w:t>
            </w:r>
          </w:p>
        </w:tc>
      </w:tr>
      <w:tr w:rsidR="00711F81" w14:paraId="486A67A9" w14:textId="77777777" w:rsidTr="471CC601">
        <w:tc>
          <w:tcPr>
            <w:tcW w:w="625" w:type="dxa"/>
          </w:tcPr>
          <w:p w14:paraId="550B0EF8" w14:textId="2F5E2FD5" w:rsidR="00711F81" w:rsidRDefault="00000000" w:rsidP="00D1617A">
            <w:pPr>
              <w:jc w:val="center"/>
              <w:rPr>
                <w:rFonts w:cstheme="minorHAnsi"/>
              </w:rPr>
            </w:pPr>
            <w:sdt>
              <w:sdtPr>
                <w:rPr>
                  <w:rFonts w:cstheme="minorHAnsi"/>
                </w:rPr>
                <w:id w:val="1987037493"/>
                <w14:checkbox>
                  <w14:checked w14:val="0"/>
                  <w14:checkedState w14:val="2612" w14:font="MS Gothic"/>
                  <w14:uncheckedState w14:val="2610" w14:font="MS Gothic"/>
                </w14:checkbox>
              </w:sdtPr>
              <w:sdtContent>
                <w:r w:rsidR="00711F81">
                  <w:rPr>
                    <w:rFonts w:ascii="MS Gothic" w:eastAsia="MS Gothic" w:hAnsi="MS Gothic" w:cstheme="minorHAnsi" w:hint="eastAsia"/>
                  </w:rPr>
                  <w:t>☐</w:t>
                </w:r>
              </w:sdtContent>
            </w:sdt>
          </w:p>
        </w:tc>
        <w:tc>
          <w:tcPr>
            <w:tcW w:w="10080" w:type="dxa"/>
            <w:gridSpan w:val="2"/>
          </w:tcPr>
          <w:p w14:paraId="244A1092" w14:textId="2F4D5F6B" w:rsidR="00711F81" w:rsidRPr="0089321C" w:rsidRDefault="00711F81" w:rsidP="00D1617A">
            <w:pPr>
              <w:rPr>
                <w:rFonts w:cstheme="minorHAnsi"/>
              </w:rPr>
            </w:pPr>
            <w:r>
              <w:rPr>
                <w:rFonts w:cstheme="minorHAnsi"/>
              </w:rPr>
              <w:t>Supported by personal funds not affiliated with external funding or UC</w:t>
            </w:r>
          </w:p>
        </w:tc>
      </w:tr>
      <w:tr w:rsidR="00D1617A" w14:paraId="0F669F10" w14:textId="77777777" w:rsidTr="471CC601">
        <w:tc>
          <w:tcPr>
            <w:tcW w:w="625" w:type="dxa"/>
          </w:tcPr>
          <w:p w14:paraId="192F23F7" w14:textId="1244A332" w:rsidR="00D1617A" w:rsidRPr="008349B4" w:rsidRDefault="00000000" w:rsidP="00D1617A">
            <w:pPr>
              <w:jc w:val="center"/>
              <w:rPr>
                <w:rFonts w:ascii="Segoe UI Symbol" w:hAnsi="Segoe UI Symbol" w:cs="Segoe UI Symbol"/>
                <w:b/>
                <w:bCs/>
                <w:sz w:val="24"/>
                <w:szCs w:val="24"/>
              </w:rPr>
            </w:pPr>
            <w:sdt>
              <w:sdtPr>
                <w:rPr>
                  <w:rFonts w:cstheme="minorHAnsi"/>
                </w:rPr>
                <w:id w:val="1770816084"/>
                <w14:checkbox>
                  <w14:checked w14:val="0"/>
                  <w14:checkedState w14:val="2612" w14:font="MS Gothic"/>
                  <w14:uncheckedState w14:val="2610" w14:font="MS Gothic"/>
                </w14:checkbox>
              </w:sdtPr>
              <w:sdtContent>
                <w:r w:rsidR="00EA4859">
                  <w:rPr>
                    <w:rFonts w:ascii="MS Gothic" w:eastAsia="MS Gothic" w:hAnsi="MS Gothic" w:cstheme="minorHAnsi" w:hint="eastAsia"/>
                  </w:rPr>
                  <w:t>☐</w:t>
                </w:r>
              </w:sdtContent>
            </w:sdt>
          </w:p>
        </w:tc>
        <w:tc>
          <w:tcPr>
            <w:tcW w:w="10080" w:type="dxa"/>
            <w:gridSpan w:val="2"/>
          </w:tcPr>
          <w:p w14:paraId="40837D31" w14:textId="7F36E2A8" w:rsidR="00D1617A" w:rsidRDefault="00D1617A" w:rsidP="00D1617A">
            <w:r w:rsidRPr="0089321C">
              <w:rPr>
                <w:rFonts w:cstheme="minorHAnsi"/>
              </w:rPr>
              <w:t>No funding</w:t>
            </w:r>
            <w:r w:rsidR="00205EC7">
              <w:rPr>
                <w:rFonts w:cstheme="minorHAnsi"/>
              </w:rPr>
              <w:t xml:space="preserve"> </w:t>
            </w:r>
          </w:p>
        </w:tc>
      </w:tr>
      <w:tr w:rsidR="00D1617A" w14:paraId="071D04E5" w14:textId="77777777" w:rsidTr="471CC601">
        <w:tc>
          <w:tcPr>
            <w:tcW w:w="10705" w:type="dxa"/>
            <w:gridSpan w:val="3"/>
            <w:shd w:val="clear" w:color="auto" w:fill="BFBFBF" w:themeFill="background1" w:themeFillShade="BF"/>
          </w:tcPr>
          <w:p w14:paraId="4505B5D2" w14:textId="14423419" w:rsidR="00D1617A" w:rsidRPr="00D1617A" w:rsidRDefault="00D1617A" w:rsidP="00403E9F">
            <w:pPr>
              <w:pStyle w:val="Heading3"/>
              <w:numPr>
                <w:ilvl w:val="1"/>
                <w:numId w:val="11"/>
              </w:numPr>
              <w:rPr>
                <w:rFonts w:cstheme="minorHAnsi"/>
              </w:rPr>
            </w:pPr>
            <w:r w:rsidRPr="00D1617A">
              <w:rPr>
                <w:b/>
                <w:bCs/>
              </w:rPr>
              <w:t xml:space="preserve">Study Design </w:t>
            </w:r>
            <w:r>
              <w:rPr>
                <w:b/>
                <w:bCs/>
              </w:rPr>
              <w:t>(</w:t>
            </w:r>
            <w:r w:rsidRPr="00D1617A">
              <w:rPr>
                <w:b/>
                <w:bCs/>
                <w:i/>
                <w:iCs/>
              </w:rPr>
              <w:t>Please select all that apply</w:t>
            </w:r>
            <w:r w:rsidRPr="00D1617A">
              <w:rPr>
                <w:b/>
                <w:bCs/>
              </w:rPr>
              <w:t>):</w:t>
            </w:r>
          </w:p>
        </w:tc>
      </w:tr>
      <w:tr w:rsidR="00D1617A" w14:paraId="61248817" w14:textId="77777777" w:rsidTr="471CC601">
        <w:tc>
          <w:tcPr>
            <w:tcW w:w="625" w:type="dxa"/>
          </w:tcPr>
          <w:p w14:paraId="0E3FDCCC" w14:textId="6F56630A" w:rsidR="00D1617A" w:rsidRPr="008349B4" w:rsidRDefault="00000000" w:rsidP="00D1617A">
            <w:pPr>
              <w:jc w:val="center"/>
              <w:rPr>
                <w:rFonts w:ascii="Segoe UI Symbol" w:hAnsi="Segoe UI Symbol" w:cs="Segoe UI Symbol"/>
                <w:b/>
                <w:bCs/>
                <w:sz w:val="24"/>
                <w:szCs w:val="24"/>
              </w:rPr>
            </w:pPr>
            <w:sdt>
              <w:sdtPr>
                <w:rPr>
                  <w:rFonts w:cstheme="minorHAnsi"/>
                </w:rPr>
                <w:id w:val="626438735"/>
                <w14:checkbox>
                  <w14:checked w14:val="0"/>
                  <w14:checkedState w14:val="2612" w14:font="MS Gothic"/>
                  <w14:uncheckedState w14:val="2610" w14:font="MS Gothic"/>
                </w14:checkbox>
              </w:sdtPr>
              <w:sdtContent>
                <w:r w:rsidR="00EA4859">
                  <w:rPr>
                    <w:rFonts w:ascii="MS Gothic" w:eastAsia="MS Gothic" w:hAnsi="MS Gothic" w:cstheme="minorHAnsi" w:hint="eastAsia"/>
                  </w:rPr>
                  <w:t>☐</w:t>
                </w:r>
              </w:sdtContent>
            </w:sdt>
          </w:p>
        </w:tc>
        <w:tc>
          <w:tcPr>
            <w:tcW w:w="10080" w:type="dxa"/>
            <w:gridSpan w:val="2"/>
          </w:tcPr>
          <w:p w14:paraId="43063B7A" w14:textId="0226A434" w:rsidR="00D1617A" w:rsidRPr="00D1617A" w:rsidRDefault="00D1617A" w:rsidP="00D1617A">
            <w:pPr>
              <w:rPr>
                <w:rFonts w:cstheme="minorHAnsi"/>
              </w:rPr>
            </w:pPr>
            <w:r w:rsidRPr="00D1617A">
              <w:rPr>
                <w:rFonts w:cstheme="minorHAnsi"/>
                <w:b/>
                <w:bCs/>
              </w:rPr>
              <w:t xml:space="preserve">Observational </w:t>
            </w:r>
            <w:r w:rsidRPr="00895E29">
              <w:rPr>
                <w:rFonts w:cstheme="minorHAnsi"/>
              </w:rPr>
              <w:t>– will observe and document research participant behavior, characteristics and/or outcomes without intervention or manipulation of variables</w:t>
            </w:r>
          </w:p>
        </w:tc>
      </w:tr>
      <w:tr w:rsidR="00D1617A" w14:paraId="23BCDD71" w14:textId="77777777" w:rsidTr="471CC601">
        <w:tc>
          <w:tcPr>
            <w:tcW w:w="625" w:type="dxa"/>
          </w:tcPr>
          <w:p w14:paraId="5DBF2409" w14:textId="4EBB2CAF" w:rsidR="00D1617A" w:rsidRPr="008349B4" w:rsidRDefault="00000000" w:rsidP="00D1617A">
            <w:pPr>
              <w:jc w:val="center"/>
              <w:rPr>
                <w:rFonts w:ascii="Segoe UI Symbol" w:hAnsi="Segoe UI Symbol" w:cs="Segoe UI Symbol"/>
                <w:b/>
                <w:bCs/>
                <w:sz w:val="24"/>
                <w:szCs w:val="24"/>
              </w:rPr>
            </w:pPr>
            <w:sdt>
              <w:sdtPr>
                <w:rPr>
                  <w:rFonts w:cstheme="minorHAnsi"/>
                </w:rPr>
                <w:id w:val="1234204593"/>
                <w14:checkbox>
                  <w14:checked w14:val="1"/>
                  <w14:checkedState w14:val="2612" w14:font="MS Gothic"/>
                  <w14:uncheckedState w14:val="2610" w14:font="MS Gothic"/>
                </w14:checkbox>
              </w:sdtPr>
              <w:sdtContent>
                <w:ins w:id="62" w:author="Gasaway, Mike (gasawaml)" w:date="2026-07-03T10:12:00Z" w16du:dateUtc="2026-07-03T14:12:00Z">
                  <w:r w:rsidR="006057BA">
                    <w:rPr>
                      <w:rFonts w:ascii="MS Gothic" w:eastAsia="MS Gothic" w:hAnsi="MS Gothic" w:cstheme="minorHAnsi" w:hint="eastAsia"/>
                    </w:rPr>
                    <w:t>☒</w:t>
                  </w:r>
                </w:ins>
                <w:del w:id="63" w:author="Gasaway, Mike (gasawaml)" w:date="2026-07-03T10:12:00Z" w16du:dateUtc="2026-07-03T14:12:00Z">
                  <w:r w:rsidR="00EA4859" w:rsidDel="006057BA">
                    <w:rPr>
                      <w:rFonts w:ascii="MS Gothic" w:eastAsia="MS Gothic" w:hAnsi="MS Gothic" w:cstheme="minorHAnsi" w:hint="eastAsia"/>
                    </w:rPr>
                    <w:delText>☐</w:delText>
                  </w:r>
                </w:del>
              </w:sdtContent>
            </w:sdt>
          </w:p>
        </w:tc>
        <w:tc>
          <w:tcPr>
            <w:tcW w:w="10080" w:type="dxa"/>
            <w:gridSpan w:val="2"/>
          </w:tcPr>
          <w:p w14:paraId="08D663BC" w14:textId="3A7D56D2" w:rsidR="00D1617A" w:rsidRPr="00D1617A" w:rsidRDefault="00D1617A" w:rsidP="00D1617A">
            <w:pPr>
              <w:rPr>
                <w:rFonts w:cstheme="minorHAnsi"/>
                <w:b/>
                <w:bCs/>
              </w:rPr>
            </w:pPr>
            <w:r w:rsidRPr="00D1617A">
              <w:rPr>
                <w:rFonts w:cstheme="minorHAnsi"/>
                <w:b/>
                <w:bCs/>
              </w:rPr>
              <w:t>Survey</w:t>
            </w:r>
            <w:r w:rsidRPr="00895E29">
              <w:rPr>
                <w:rFonts w:cstheme="minorHAnsi"/>
              </w:rPr>
              <w:t xml:space="preserve"> – will collect data through questionnaires</w:t>
            </w:r>
          </w:p>
        </w:tc>
      </w:tr>
      <w:tr w:rsidR="00D1617A" w14:paraId="0D0974FC" w14:textId="77777777" w:rsidTr="471CC601">
        <w:tc>
          <w:tcPr>
            <w:tcW w:w="625" w:type="dxa"/>
          </w:tcPr>
          <w:p w14:paraId="0361FF84" w14:textId="432189AD" w:rsidR="00D1617A" w:rsidRPr="008349B4" w:rsidRDefault="00000000" w:rsidP="00D1617A">
            <w:pPr>
              <w:jc w:val="center"/>
              <w:rPr>
                <w:rFonts w:ascii="Segoe UI Symbol" w:hAnsi="Segoe UI Symbol" w:cs="Segoe UI Symbol"/>
                <w:b/>
                <w:bCs/>
                <w:sz w:val="24"/>
                <w:szCs w:val="24"/>
              </w:rPr>
            </w:pPr>
            <w:sdt>
              <w:sdtPr>
                <w:rPr>
                  <w:rFonts w:cstheme="minorHAnsi"/>
                </w:rPr>
                <w:id w:val="517976187"/>
                <w14:checkbox>
                  <w14:checked w14:val="1"/>
                  <w14:checkedState w14:val="2612" w14:font="MS Gothic"/>
                  <w14:uncheckedState w14:val="2610" w14:font="MS Gothic"/>
                </w14:checkbox>
              </w:sdtPr>
              <w:sdtContent>
                <w:ins w:id="64" w:author="Gasaway, Mike (gasawaml)" w:date="2026-07-03T10:12:00Z" w16du:dateUtc="2026-07-03T14:12:00Z">
                  <w:r w:rsidR="006057BA">
                    <w:rPr>
                      <w:rFonts w:ascii="MS Gothic" w:eastAsia="MS Gothic" w:hAnsi="MS Gothic" w:cstheme="minorHAnsi" w:hint="eastAsia"/>
                    </w:rPr>
                    <w:t>☒</w:t>
                  </w:r>
                </w:ins>
                <w:del w:id="65" w:author="Gasaway, Mike (gasawaml)" w:date="2026-07-03T10:12:00Z" w16du:dateUtc="2026-07-03T14:12:00Z">
                  <w:r w:rsidR="00EA4859" w:rsidDel="006057BA">
                    <w:rPr>
                      <w:rFonts w:ascii="MS Gothic" w:eastAsia="MS Gothic" w:hAnsi="MS Gothic" w:cstheme="minorHAnsi" w:hint="eastAsia"/>
                    </w:rPr>
                    <w:delText>☐</w:delText>
                  </w:r>
                </w:del>
              </w:sdtContent>
            </w:sdt>
          </w:p>
        </w:tc>
        <w:tc>
          <w:tcPr>
            <w:tcW w:w="10080" w:type="dxa"/>
            <w:gridSpan w:val="2"/>
          </w:tcPr>
          <w:p w14:paraId="6194302F" w14:textId="684081BA" w:rsidR="00D1617A" w:rsidRPr="0089321C" w:rsidRDefault="00D1617A" w:rsidP="00D1617A">
            <w:pPr>
              <w:rPr>
                <w:rFonts w:cstheme="minorHAnsi"/>
              </w:rPr>
            </w:pPr>
            <w:r w:rsidRPr="00D1617A">
              <w:rPr>
                <w:rFonts w:cstheme="minorHAnsi"/>
                <w:b/>
                <w:bCs/>
              </w:rPr>
              <w:t>Interviews/Focus Groups</w:t>
            </w:r>
            <w:r w:rsidRPr="00895E29">
              <w:rPr>
                <w:rFonts w:cstheme="minorHAnsi"/>
              </w:rPr>
              <w:t xml:space="preserve"> – will collect data through </w:t>
            </w:r>
            <w:r>
              <w:rPr>
                <w:rFonts w:cstheme="minorHAnsi"/>
              </w:rPr>
              <w:t xml:space="preserve">individual </w:t>
            </w:r>
            <w:r w:rsidRPr="00895E29">
              <w:rPr>
                <w:rFonts w:cstheme="minorHAnsi"/>
              </w:rPr>
              <w:t>interviews</w:t>
            </w:r>
            <w:r>
              <w:rPr>
                <w:rFonts w:cstheme="minorHAnsi"/>
              </w:rPr>
              <w:t xml:space="preserve"> and/or focus groups</w:t>
            </w:r>
          </w:p>
        </w:tc>
      </w:tr>
      <w:tr w:rsidR="00D1617A" w14:paraId="755F4597" w14:textId="77777777" w:rsidTr="471CC601">
        <w:tc>
          <w:tcPr>
            <w:tcW w:w="625" w:type="dxa"/>
          </w:tcPr>
          <w:p w14:paraId="5A26CAF4" w14:textId="0EF6493C" w:rsidR="00D1617A" w:rsidRPr="008349B4" w:rsidRDefault="00000000" w:rsidP="00D1617A">
            <w:pPr>
              <w:jc w:val="center"/>
              <w:rPr>
                <w:rFonts w:ascii="Segoe UI Symbol" w:hAnsi="Segoe UI Symbol" w:cs="Segoe UI Symbol"/>
                <w:b/>
                <w:bCs/>
                <w:sz w:val="24"/>
                <w:szCs w:val="24"/>
              </w:rPr>
            </w:pPr>
            <w:sdt>
              <w:sdtPr>
                <w:rPr>
                  <w:rFonts w:cstheme="minorHAnsi"/>
                </w:rPr>
                <w:id w:val="2044705214"/>
                <w14:checkbox>
                  <w14:checked w14:val="0"/>
                  <w14:checkedState w14:val="2612" w14:font="MS Gothic"/>
                  <w14:uncheckedState w14:val="2610" w14:font="MS Gothic"/>
                </w14:checkbox>
              </w:sdtPr>
              <w:sdtContent>
                <w:r w:rsidR="00EA4859">
                  <w:rPr>
                    <w:rFonts w:ascii="MS Gothic" w:eastAsia="MS Gothic" w:hAnsi="MS Gothic" w:cstheme="minorHAnsi" w:hint="eastAsia"/>
                  </w:rPr>
                  <w:t>☐</w:t>
                </w:r>
              </w:sdtContent>
            </w:sdt>
          </w:p>
        </w:tc>
        <w:tc>
          <w:tcPr>
            <w:tcW w:w="10080" w:type="dxa"/>
            <w:gridSpan w:val="2"/>
          </w:tcPr>
          <w:p w14:paraId="1849CED0" w14:textId="0DA0CD8E" w:rsidR="00D1617A" w:rsidRDefault="00D1617A" w:rsidP="00D1617A">
            <w:pPr>
              <w:rPr>
                <w:rFonts w:cstheme="minorHAnsi"/>
                <w:b/>
                <w:bCs/>
              </w:rPr>
            </w:pPr>
            <w:r w:rsidRPr="00D1617A">
              <w:rPr>
                <w:rFonts w:cstheme="minorHAnsi"/>
                <w:b/>
                <w:bCs/>
              </w:rPr>
              <w:t>Analysis of existing and/or prospective human data and/or specimens</w:t>
            </w:r>
            <w:r>
              <w:rPr>
                <w:rFonts w:cstheme="minorHAnsi"/>
                <w:b/>
                <w:bCs/>
              </w:rPr>
              <w:t>:</w:t>
            </w:r>
          </w:p>
          <w:p w14:paraId="1D44D9AB" w14:textId="77777777" w:rsidR="00D1617A" w:rsidRDefault="00D1617A" w:rsidP="471CC601">
            <w:pPr>
              <w:rPr>
                <w:i/>
                <w:iCs/>
                <w:shd w:val="clear" w:color="auto" w:fill="E7E6E6" w:themeFill="background2"/>
              </w:rPr>
            </w:pPr>
            <w:r w:rsidRPr="471CC601">
              <w:rPr>
                <w:i/>
                <w:iCs/>
                <w:shd w:val="clear" w:color="auto" w:fill="E7E6E6" w:themeFill="background2"/>
              </w:rPr>
              <w:t>Provide the source of the data including the study number (as applicable).</w:t>
            </w:r>
          </w:p>
        </w:tc>
      </w:tr>
      <w:tr w:rsidR="00D1617A" w14:paraId="4F265BA5" w14:textId="77777777" w:rsidTr="471CC601">
        <w:tc>
          <w:tcPr>
            <w:tcW w:w="625" w:type="dxa"/>
          </w:tcPr>
          <w:p w14:paraId="173BACEF" w14:textId="5DF866B5" w:rsidR="00D1617A" w:rsidRPr="008349B4" w:rsidRDefault="00000000" w:rsidP="00D1617A">
            <w:pPr>
              <w:jc w:val="center"/>
              <w:rPr>
                <w:rFonts w:ascii="Segoe UI Symbol" w:hAnsi="Segoe UI Symbol" w:cs="Segoe UI Symbol"/>
                <w:b/>
                <w:bCs/>
                <w:sz w:val="24"/>
                <w:szCs w:val="24"/>
              </w:rPr>
            </w:pPr>
            <w:sdt>
              <w:sdtPr>
                <w:rPr>
                  <w:rFonts w:cstheme="minorHAnsi"/>
                </w:rPr>
                <w:id w:val="1754014736"/>
                <w14:checkbox>
                  <w14:checked w14:val="0"/>
                  <w14:checkedState w14:val="2612" w14:font="MS Gothic"/>
                  <w14:uncheckedState w14:val="2610" w14:font="MS Gothic"/>
                </w14:checkbox>
              </w:sdtPr>
              <w:sdtContent>
                <w:r w:rsidR="00EA4859">
                  <w:rPr>
                    <w:rFonts w:ascii="MS Gothic" w:eastAsia="MS Gothic" w:hAnsi="MS Gothic" w:cstheme="minorHAnsi" w:hint="eastAsia"/>
                  </w:rPr>
                  <w:t>☐</w:t>
                </w:r>
              </w:sdtContent>
            </w:sdt>
          </w:p>
        </w:tc>
        <w:tc>
          <w:tcPr>
            <w:tcW w:w="10080" w:type="dxa"/>
            <w:gridSpan w:val="2"/>
          </w:tcPr>
          <w:p w14:paraId="7F9FC0D5" w14:textId="77777777" w:rsidR="00D1617A" w:rsidRPr="00D1617A" w:rsidRDefault="00D1617A" w:rsidP="00D1617A">
            <w:pPr>
              <w:rPr>
                <w:rFonts w:cstheme="minorHAnsi"/>
                <w:b/>
                <w:bCs/>
              </w:rPr>
            </w:pPr>
            <w:r w:rsidRPr="00D1617A">
              <w:rPr>
                <w:rFonts w:cstheme="minorHAnsi"/>
                <w:b/>
                <w:bCs/>
              </w:rPr>
              <w:t xml:space="preserve">Other: </w:t>
            </w:r>
          </w:p>
          <w:p w14:paraId="6766004C" w14:textId="77777777" w:rsidR="00D1617A" w:rsidRDefault="00D1617A" w:rsidP="471CC601">
            <w:pPr>
              <w:rPr>
                <w:i/>
                <w:iCs/>
              </w:rPr>
            </w:pPr>
            <w:r w:rsidRPr="471CC601">
              <w:rPr>
                <w:i/>
                <w:iCs/>
                <w:shd w:val="clear" w:color="auto" w:fill="E7E6E6" w:themeFill="background2"/>
              </w:rPr>
              <w:lastRenderedPageBreak/>
              <w:t>Describe the study design if not listed above.</w:t>
            </w:r>
          </w:p>
        </w:tc>
      </w:tr>
      <w:tr w:rsidR="000B1008" w14:paraId="4ABE713D" w14:textId="77777777" w:rsidTr="471CC601">
        <w:tc>
          <w:tcPr>
            <w:tcW w:w="10705" w:type="dxa"/>
            <w:gridSpan w:val="3"/>
            <w:shd w:val="clear" w:color="auto" w:fill="BFBFBF" w:themeFill="background1" w:themeFillShade="BF"/>
          </w:tcPr>
          <w:p w14:paraId="00B56A5F" w14:textId="01E3C99A" w:rsidR="000B1008" w:rsidRPr="000B1008" w:rsidRDefault="000B1008" w:rsidP="00167DAE">
            <w:pPr>
              <w:pStyle w:val="Heading3"/>
              <w:numPr>
                <w:ilvl w:val="1"/>
                <w:numId w:val="11"/>
              </w:numPr>
              <w:rPr>
                <w:i/>
                <w:iCs/>
              </w:rPr>
            </w:pPr>
            <w:r w:rsidRPr="000B1008">
              <w:rPr>
                <w:b/>
                <w:bCs/>
              </w:rPr>
              <w:lastRenderedPageBreak/>
              <w:t>Recruitment and Enrollment</w:t>
            </w:r>
            <w:r w:rsidR="00C75E4F">
              <w:rPr>
                <w:b/>
                <w:bCs/>
              </w:rPr>
              <w:t xml:space="preserve"> </w:t>
            </w:r>
            <w:r w:rsidR="00167DAE" w:rsidRPr="00167DAE">
              <w:rPr>
                <w:b/>
                <w:bCs/>
                <w:i/>
                <w:iCs/>
                <w:sz w:val="22"/>
                <w:szCs w:val="22"/>
              </w:rPr>
              <w:t>(select intended study population, method of recruitment, and confirm</w:t>
            </w:r>
            <w:r w:rsidR="00167DAE">
              <w:rPr>
                <w:b/>
                <w:bCs/>
                <w:i/>
                <w:iCs/>
                <w:sz w:val="22"/>
                <w:szCs w:val="22"/>
              </w:rPr>
              <w:t xml:space="preserve"> </w:t>
            </w:r>
            <w:r w:rsidR="00167DAE" w:rsidRPr="00167DAE">
              <w:rPr>
                <w:b/>
                <w:bCs/>
                <w:i/>
                <w:iCs/>
                <w:sz w:val="22"/>
                <w:szCs w:val="22"/>
              </w:rPr>
              <w:t>recruitment materials, if applicabl</w:t>
            </w:r>
            <w:r w:rsidR="00167DAE">
              <w:rPr>
                <w:b/>
                <w:bCs/>
                <w:i/>
                <w:iCs/>
                <w:sz w:val="22"/>
                <w:szCs w:val="22"/>
              </w:rPr>
              <w:t xml:space="preserve">e, </w:t>
            </w:r>
            <w:r w:rsidR="00167DAE" w:rsidRPr="00167DAE">
              <w:rPr>
                <w:b/>
                <w:bCs/>
                <w:i/>
                <w:iCs/>
                <w:sz w:val="22"/>
                <w:szCs w:val="22"/>
              </w:rPr>
              <w:t>will contain the appropriate information)</w:t>
            </w:r>
            <w:r w:rsidR="00167DAE">
              <w:rPr>
                <w:b/>
                <w:bCs/>
              </w:rPr>
              <w:br/>
            </w:r>
            <w:r w:rsidR="00167DAE">
              <w:rPr>
                <w:b/>
                <w:bCs/>
                <w:i/>
                <w:iCs/>
              </w:rPr>
              <w:br/>
            </w:r>
            <w:r w:rsidRPr="00167DAE">
              <w:rPr>
                <w:b/>
                <w:bCs/>
              </w:rPr>
              <w:t>Will participants be recruited from the following populations?</w:t>
            </w:r>
            <w:r w:rsidRPr="000B1008">
              <w:rPr>
                <w:b/>
                <w:bCs/>
                <w:i/>
                <w:iCs/>
              </w:rPr>
              <w:t xml:space="preserve"> (Please select all that apply):</w:t>
            </w:r>
          </w:p>
        </w:tc>
      </w:tr>
      <w:tr w:rsidR="000B1008" w14:paraId="48CEB469" w14:textId="77777777" w:rsidTr="471CC601">
        <w:tc>
          <w:tcPr>
            <w:tcW w:w="625" w:type="dxa"/>
          </w:tcPr>
          <w:p w14:paraId="1635609C" w14:textId="0C9F0BC4" w:rsidR="000B1008" w:rsidRPr="008349B4" w:rsidRDefault="00000000" w:rsidP="00D1617A">
            <w:pPr>
              <w:jc w:val="center"/>
              <w:rPr>
                <w:rFonts w:ascii="Segoe UI Symbol" w:hAnsi="Segoe UI Symbol" w:cs="Segoe UI Symbol"/>
                <w:b/>
                <w:bCs/>
                <w:sz w:val="24"/>
                <w:szCs w:val="24"/>
              </w:rPr>
            </w:pPr>
            <w:sdt>
              <w:sdtPr>
                <w:rPr>
                  <w:rFonts w:cstheme="minorHAnsi"/>
                </w:rPr>
                <w:id w:val="1616636093"/>
                <w14:checkbox>
                  <w14:checked w14:val="0"/>
                  <w14:checkedState w14:val="2612" w14:font="MS Gothic"/>
                  <w14:uncheckedState w14:val="2610" w14:font="MS Gothic"/>
                </w14:checkbox>
              </w:sdtPr>
              <w:sdtContent>
                <w:r w:rsidR="00EA4859">
                  <w:rPr>
                    <w:rFonts w:ascii="MS Gothic" w:eastAsia="MS Gothic" w:hAnsi="MS Gothic" w:cstheme="minorHAnsi" w:hint="eastAsia"/>
                  </w:rPr>
                  <w:t>☐</w:t>
                </w:r>
              </w:sdtContent>
            </w:sdt>
          </w:p>
        </w:tc>
        <w:tc>
          <w:tcPr>
            <w:tcW w:w="10080" w:type="dxa"/>
            <w:gridSpan w:val="2"/>
          </w:tcPr>
          <w:p w14:paraId="18C7ECA8" w14:textId="75004131" w:rsidR="000B1008" w:rsidRPr="00D1617A" w:rsidRDefault="000B1008" w:rsidP="00D1617A">
            <w:pPr>
              <w:rPr>
                <w:rFonts w:cstheme="minorHAnsi"/>
                <w:b/>
                <w:bCs/>
              </w:rPr>
            </w:pPr>
            <w:r>
              <w:rPr>
                <w:rFonts w:cstheme="minorHAnsi"/>
              </w:rPr>
              <w:t>Children</w:t>
            </w:r>
          </w:p>
        </w:tc>
      </w:tr>
      <w:tr w:rsidR="000B1008" w14:paraId="62C32F73" w14:textId="77777777" w:rsidTr="471CC601">
        <w:tc>
          <w:tcPr>
            <w:tcW w:w="625" w:type="dxa"/>
          </w:tcPr>
          <w:p w14:paraId="666C418E" w14:textId="5D64E202" w:rsidR="000B1008" w:rsidRPr="008349B4" w:rsidRDefault="00000000" w:rsidP="00D1617A">
            <w:pPr>
              <w:jc w:val="center"/>
              <w:rPr>
                <w:rFonts w:ascii="Segoe UI Symbol" w:hAnsi="Segoe UI Symbol" w:cs="Segoe UI Symbol"/>
                <w:b/>
                <w:bCs/>
                <w:sz w:val="24"/>
                <w:szCs w:val="24"/>
              </w:rPr>
            </w:pPr>
            <w:sdt>
              <w:sdtPr>
                <w:rPr>
                  <w:rFonts w:cstheme="minorHAnsi"/>
                </w:rPr>
                <w:id w:val="-2054766141"/>
                <w14:checkbox>
                  <w14:checked w14:val="0"/>
                  <w14:checkedState w14:val="2612" w14:font="MS Gothic"/>
                  <w14:uncheckedState w14:val="2610" w14:font="MS Gothic"/>
                </w14:checkbox>
              </w:sdtPr>
              <w:sdtContent>
                <w:r w:rsidR="00EA4859">
                  <w:rPr>
                    <w:rFonts w:ascii="MS Gothic" w:eastAsia="MS Gothic" w:hAnsi="MS Gothic" w:cstheme="minorHAnsi" w:hint="eastAsia"/>
                  </w:rPr>
                  <w:t>☐</w:t>
                </w:r>
              </w:sdtContent>
            </w:sdt>
          </w:p>
        </w:tc>
        <w:tc>
          <w:tcPr>
            <w:tcW w:w="10080" w:type="dxa"/>
            <w:gridSpan w:val="2"/>
          </w:tcPr>
          <w:p w14:paraId="621BE23D" w14:textId="10565CC9" w:rsidR="000B1008" w:rsidRPr="00D1617A" w:rsidRDefault="000B1008" w:rsidP="00D1617A">
            <w:pPr>
              <w:rPr>
                <w:rFonts w:cstheme="minorHAnsi"/>
                <w:b/>
                <w:bCs/>
              </w:rPr>
            </w:pPr>
            <w:r>
              <w:rPr>
                <w:rFonts w:cstheme="minorHAnsi"/>
              </w:rPr>
              <w:t>Pregnant women</w:t>
            </w:r>
          </w:p>
        </w:tc>
      </w:tr>
      <w:tr w:rsidR="000B1008" w14:paraId="13139F23" w14:textId="77777777" w:rsidTr="471CC601">
        <w:tc>
          <w:tcPr>
            <w:tcW w:w="625" w:type="dxa"/>
          </w:tcPr>
          <w:p w14:paraId="189E7B8C" w14:textId="1E85624E" w:rsidR="000B1008" w:rsidRPr="008349B4" w:rsidRDefault="00000000" w:rsidP="00D1617A">
            <w:pPr>
              <w:jc w:val="center"/>
              <w:rPr>
                <w:rFonts w:ascii="Segoe UI Symbol" w:hAnsi="Segoe UI Symbol" w:cs="Segoe UI Symbol"/>
                <w:b/>
                <w:bCs/>
                <w:sz w:val="24"/>
                <w:szCs w:val="24"/>
              </w:rPr>
            </w:pPr>
            <w:sdt>
              <w:sdtPr>
                <w:rPr>
                  <w:rFonts w:cstheme="minorHAnsi"/>
                </w:rPr>
                <w:id w:val="-1614657564"/>
                <w14:checkbox>
                  <w14:checked w14:val="0"/>
                  <w14:checkedState w14:val="2612" w14:font="MS Gothic"/>
                  <w14:uncheckedState w14:val="2610" w14:font="MS Gothic"/>
                </w14:checkbox>
              </w:sdtPr>
              <w:sdtContent>
                <w:r w:rsidR="00EA4859">
                  <w:rPr>
                    <w:rFonts w:ascii="MS Gothic" w:eastAsia="MS Gothic" w:hAnsi="MS Gothic" w:cstheme="minorHAnsi" w:hint="eastAsia"/>
                  </w:rPr>
                  <w:t>☐</w:t>
                </w:r>
              </w:sdtContent>
            </w:sdt>
          </w:p>
        </w:tc>
        <w:tc>
          <w:tcPr>
            <w:tcW w:w="10080" w:type="dxa"/>
            <w:gridSpan w:val="2"/>
          </w:tcPr>
          <w:p w14:paraId="12F66F2C" w14:textId="72CCC55F" w:rsidR="000B1008" w:rsidRDefault="000B1008" w:rsidP="00D1617A">
            <w:pPr>
              <w:rPr>
                <w:rFonts w:cstheme="minorHAnsi"/>
              </w:rPr>
            </w:pPr>
            <w:r>
              <w:rPr>
                <w:rFonts w:cstheme="minorHAnsi"/>
              </w:rPr>
              <w:t>Employees</w:t>
            </w:r>
          </w:p>
        </w:tc>
      </w:tr>
      <w:tr w:rsidR="000B1008" w14:paraId="0ABC1273" w14:textId="77777777" w:rsidTr="471CC601">
        <w:tc>
          <w:tcPr>
            <w:tcW w:w="625" w:type="dxa"/>
          </w:tcPr>
          <w:p w14:paraId="39638CE8" w14:textId="48BCA642" w:rsidR="000B1008" w:rsidRPr="008349B4" w:rsidRDefault="00000000" w:rsidP="00D1617A">
            <w:pPr>
              <w:jc w:val="center"/>
              <w:rPr>
                <w:rFonts w:ascii="Segoe UI Symbol" w:hAnsi="Segoe UI Symbol" w:cs="Segoe UI Symbol"/>
                <w:b/>
                <w:bCs/>
                <w:sz w:val="24"/>
                <w:szCs w:val="24"/>
              </w:rPr>
            </w:pPr>
            <w:sdt>
              <w:sdtPr>
                <w:rPr>
                  <w:rFonts w:cstheme="minorHAnsi"/>
                </w:rPr>
                <w:id w:val="1104460929"/>
                <w14:checkbox>
                  <w14:checked w14:val="1"/>
                  <w14:checkedState w14:val="2612" w14:font="MS Gothic"/>
                  <w14:uncheckedState w14:val="2610" w14:font="MS Gothic"/>
                </w14:checkbox>
              </w:sdtPr>
              <w:sdtContent>
                <w:ins w:id="66" w:author="Gasaway, Mike (gasawaml)" w:date="2026-07-03T10:13:00Z" w16du:dateUtc="2026-07-03T14:13:00Z">
                  <w:r w:rsidR="006057BA">
                    <w:rPr>
                      <w:rFonts w:ascii="MS Gothic" w:eastAsia="MS Gothic" w:hAnsi="MS Gothic" w:cstheme="minorHAnsi" w:hint="eastAsia"/>
                    </w:rPr>
                    <w:t>☒</w:t>
                  </w:r>
                </w:ins>
                <w:del w:id="67" w:author="Gasaway, Mike (gasawaml)" w:date="2026-07-03T10:13:00Z" w16du:dateUtc="2026-07-03T14:13:00Z">
                  <w:r w:rsidR="00EA4859" w:rsidDel="006057BA">
                    <w:rPr>
                      <w:rFonts w:ascii="MS Gothic" w:eastAsia="MS Gothic" w:hAnsi="MS Gothic" w:cstheme="minorHAnsi" w:hint="eastAsia"/>
                    </w:rPr>
                    <w:delText>☐</w:delText>
                  </w:r>
                </w:del>
              </w:sdtContent>
            </w:sdt>
          </w:p>
        </w:tc>
        <w:tc>
          <w:tcPr>
            <w:tcW w:w="10080" w:type="dxa"/>
            <w:gridSpan w:val="2"/>
          </w:tcPr>
          <w:p w14:paraId="3B216212" w14:textId="4A7D6DA2" w:rsidR="000B1008" w:rsidRDefault="000B1008" w:rsidP="00D1617A">
            <w:pPr>
              <w:rPr>
                <w:rFonts w:cstheme="minorHAnsi"/>
              </w:rPr>
            </w:pPr>
            <w:r>
              <w:rPr>
                <w:rFonts w:cstheme="minorHAnsi"/>
              </w:rPr>
              <w:t>Students</w:t>
            </w:r>
          </w:p>
        </w:tc>
      </w:tr>
      <w:tr w:rsidR="000B1008" w14:paraId="7ED8A813" w14:textId="77777777" w:rsidTr="471CC601">
        <w:tc>
          <w:tcPr>
            <w:tcW w:w="625" w:type="dxa"/>
          </w:tcPr>
          <w:p w14:paraId="2A5B15F5" w14:textId="6FC651C2" w:rsidR="000B1008" w:rsidRPr="008349B4" w:rsidRDefault="00000000" w:rsidP="00D1617A">
            <w:pPr>
              <w:jc w:val="center"/>
              <w:rPr>
                <w:rFonts w:ascii="Segoe UI Symbol" w:hAnsi="Segoe UI Symbol" w:cs="Segoe UI Symbol"/>
                <w:b/>
                <w:bCs/>
                <w:sz w:val="24"/>
                <w:szCs w:val="24"/>
              </w:rPr>
            </w:pPr>
            <w:sdt>
              <w:sdtPr>
                <w:rPr>
                  <w:rFonts w:cstheme="minorHAnsi"/>
                </w:rPr>
                <w:id w:val="-1774776729"/>
                <w14:checkbox>
                  <w14:checked w14:val="0"/>
                  <w14:checkedState w14:val="2612" w14:font="MS Gothic"/>
                  <w14:uncheckedState w14:val="2610" w14:font="MS Gothic"/>
                </w14:checkbox>
              </w:sdtPr>
              <w:sdtContent>
                <w:r w:rsidR="00EA4859">
                  <w:rPr>
                    <w:rFonts w:ascii="MS Gothic" w:eastAsia="MS Gothic" w:hAnsi="MS Gothic" w:cstheme="minorHAnsi" w:hint="eastAsia"/>
                  </w:rPr>
                  <w:t>☐</w:t>
                </w:r>
              </w:sdtContent>
            </w:sdt>
          </w:p>
        </w:tc>
        <w:tc>
          <w:tcPr>
            <w:tcW w:w="10080" w:type="dxa"/>
            <w:gridSpan w:val="2"/>
          </w:tcPr>
          <w:p w14:paraId="036618F9" w14:textId="533C7968" w:rsidR="000B1008" w:rsidRDefault="000B1008" w:rsidP="00D1617A">
            <w:pPr>
              <w:rPr>
                <w:rFonts w:cstheme="minorHAnsi"/>
              </w:rPr>
            </w:pPr>
            <w:r>
              <w:rPr>
                <w:rFonts w:cstheme="minorHAnsi"/>
              </w:rPr>
              <w:t>Adults unable to give consent</w:t>
            </w:r>
          </w:p>
        </w:tc>
      </w:tr>
      <w:tr w:rsidR="000B1008" w14:paraId="316C89F5" w14:textId="77777777" w:rsidTr="471CC601">
        <w:tc>
          <w:tcPr>
            <w:tcW w:w="625" w:type="dxa"/>
          </w:tcPr>
          <w:p w14:paraId="6AB92E86" w14:textId="5A825B30" w:rsidR="000B1008" w:rsidRPr="008349B4" w:rsidRDefault="00000000" w:rsidP="00D1617A">
            <w:pPr>
              <w:jc w:val="center"/>
              <w:rPr>
                <w:rFonts w:ascii="Segoe UI Symbol" w:hAnsi="Segoe UI Symbol" w:cs="Segoe UI Symbol"/>
                <w:b/>
                <w:bCs/>
                <w:sz w:val="24"/>
                <w:szCs w:val="24"/>
              </w:rPr>
            </w:pPr>
            <w:sdt>
              <w:sdtPr>
                <w:rPr>
                  <w:rFonts w:cstheme="minorHAnsi"/>
                </w:rPr>
                <w:id w:val="-1475681003"/>
                <w14:checkbox>
                  <w14:checked w14:val="0"/>
                  <w14:checkedState w14:val="2612" w14:font="MS Gothic"/>
                  <w14:uncheckedState w14:val="2610" w14:font="MS Gothic"/>
                </w14:checkbox>
              </w:sdtPr>
              <w:sdtContent>
                <w:r w:rsidR="00EA4859">
                  <w:rPr>
                    <w:rFonts w:ascii="MS Gothic" w:eastAsia="MS Gothic" w:hAnsi="MS Gothic" w:cstheme="minorHAnsi" w:hint="eastAsia"/>
                  </w:rPr>
                  <w:t>☐</w:t>
                </w:r>
              </w:sdtContent>
            </w:sdt>
          </w:p>
        </w:tc>
        <w:tc>
          <w:tcPr>
            <w:tcW w:w="10080" w:type="dxa"/>
            <w:gridSpan w:val="2"/>
          </w:tcPr>
          <w:p w14:paraId="5D3ABCDE" w14:textId="0AB78D35" w:rsidR="000B1008" w:rsidRDefault="000B1008" w:rsidP="00D1617A">
            <w:pPr>
              <w:rPr>
                <w:rFonts w:cstheme="minorHAnsi"/>
              </w:rPr>
            </w:pPr>
            <w:r>
              <w:rPr>
                <w:rFonts w:cstheme="minorHAnsi"/>
              </w:rPr>
              <w:t>Patients in emergency situations</w:t>
            </w:r>
          </w:p>
        </w:tc>
      </w:tr>
      <w:tr w:rsidR="000B1008" w14:paraId="4C8BBA17" w14:textId="77777777" w:rsidTr="471CC601">
        <w:tc>
          <w:tcPr>
            <w:tcW w:w="625" w:type="dxa"/>
          </w:tcPr>
          <w:p w14:paraId="21BCC2AD" w14:textId="1ACDBA45" w:rsidR="000B1008" w:rsidRPr="008349B4" w:rsidRDefault="00000000" w:rsidP="00D1617A">
            <w:pPr>
              <w:jc w:val="center"/>
              <w:rPr>
                <w:rFonts w:ascii="Segoe UI Symbol" w:hAnsi="Segoe UI Symbol" w:cs="Segoe UI Symbol"/>
                <w:b/>
                <w:bCs/>
                <w:sz w:val="24"/>
                <w:szCs w:val="24"/>
              </w:rPr>
            </w:pPr>
            <w:sdt>
              <w:sdtPr>
                <w:rPr>
                  <w:rFonts w:cstheme="minorHAnsi"/>
                </w:rPr>
                <w:id w:val="1056670906"/>
                <w14:checkbox>
                  <w14:checked w14:val="0"/>
                  <w14:checkedState w14:val="2612" w14:font="MS Gothic"/>
                  <w14:uncheckedState w14:val="2610" w14:font="MS Gothic"/>
                </w14:checkbox>
              </w:sdtPr>
              <w:sdtContent>
                <w:r w:rsidR="00EA4859">
                  <w:rPr>
                    <w:rFonts w:ascii="MS Gothic" w:eastAsia="MS Gothic" w:hAnsi="MS Gothic" w:cstheme="minorHAnsi" w:hint="eastAsia"/>
                  </w:rPr>
                  <w:t>☐</w:t>
                </w:r>
              </w:sdtContent>
            </w:sdt>
          </w:p>
        </w:tc>
        <w:tc>
          <w:tcPr>
            <w:tcW w:w="10080" w:type="dxa"/>
            <w:gridSpan w:val="2"/>
          </w:tcPr>
          <w:p w14:paraId="6185293B" w14:textId="2E7D9BE4" w:rsidR="000B1008" w:rsidRDefault="000B1008" w:rsidP="00D1617A">
            <w:pPr>
              <w:rPr>
                <w:rFonts w:cstheme="minorHAnsi"/>
              </w:rPr>
            </w:pPr>
            <w:r>
              <w:rPr>
                <w:rFonts w:cstheme="minorHAnsi"/>
              </w:rPr>
              <w:t>Non-English speaking</w:t>
            </w:r>
          </w:p>
        </w:tc>
      </w:tr>
      <w:tr w:rsidR="000B1008" w14:paraId="68112437" w14:textId="77777777" w:rsidTr="471CC601">
        <w:tc>
          <w:tcPr>
            <w:tcW w:w="625" w:type="dxa"/>
          </w:tcPr>
          <w:p w14:paraId="086EAB4B" w14:textId="54FAC6D9" w:rsidR="000B1008" w:rsidRPr="008349B4" w:rsidRDefault="00000000" w:rsidP="00D1617A">
            <w:pPr>
              <w:jc w:val="center"/>
              <w:rPr>
                <w:rFonts w:ascii="Segoe UI Symbol" w:hAnsi="Segoe UI Symbol" w:cs="Segoe UI Symbol"/>
                <w:b/>
                <w:bCs/>
                <w:sz w:val="24"/>
                <w:szCs w:val="24"/>
              </w:rPr>
            </w:pPr>
            <w:sdt>
              <w:sdtPr>
                <w:rPr>
                  <w:rFonts w:cstheme="minorHAnsi"/>
                </w:rPr>
                <w:id w:val="725725547"/>
                <w14:checkbox>
                  <w14:checked w14:val="0"/>
                  <w14:checkedState w14:val="2612" w14:font="MS Gothic"/>
                  <w14:uncheckedState w14:val="2610" w14:font="MS Gothic"/>
                </w14:checkbox>
              </w:sdtPr>
              <w:sdtContent>
                <w:r w:rsidR="00EA4859">
                  <w:rPr>
                    <w:rFonts w:ascii="MS Gothic" w:eastAsia="MS Gothic" w:hAnsi="MS Gothic" w:cstheme="minorHAnsi" w:hint="eastAsia"/>
                  </w:rPr>
                  <w:t>☐</w:t>
                </w:r>
              </w:sdtContent>
            </w:sdt>
          </w:p>
        </w:tc>
        <w:tc>
          <w:tcPr>
            <w:tcW w:w="10080" w:type="dxa"/>
            <w:gridSpan w:val="2"/>
          </w:tcPr>
          <w:p w14:paraId="18AE0C0E" w14:textId="74A7357B" w:rsidR="000B1008" w:rsidRDefault="000B1008" w:rsidP="00D1617A">
            <w:pPr>
              <w:rPr>
                <w:rFonts w:cstheme="minorHAnsi"/>
              </w:rPr>
            </w:pPr>
            <w:r>
              <w:rPr>
                <w:rFonts w:cstheme="minorHAnsi"/>
              </w:rPr>
              <w:t>Family members of the research team</w:t>
            </w:r>
          </w:p>
        </w:tc>
      </w:tr>
      <w:tr w:rsidR="000B1008" w14:paraId="17ADE1FC" w14:textId="77777777" w:rsidTr="471CC601">
        <w:tc>
          <w:tcPr>
            <w:tcW w:w="625" w:type="dxa"/>
          </w:tcPr>
          <w:p w14:paraId="06323B7D" w14:textId="6C9939D1" w:rsidR="000B1008" w:rsidRPr="008349B4" w:rsidRDefault="00000000" w:rsidP="00D1617A">
            <w:pPr>
              <w:jc w:val="center"/>
              <w:rPr>
                <w:rFonts w:ascii="Segoe UI Symbol" w:hAnsi="Segoe UI Symbol" w:cs="Segoe UI Symbol"/>
                <w:b/>
                <w:bCs/>
                <w:sz w:val="24"/>
                <w:szCs w:val="24"/>
              </w:rPr>
            </w:pPr>
            <w:sdt>
              <w:sdtPr>
                <w:rPr>
                  <w:rFonts w:cstheme="minorHAnsi"/>
                </w:rPr>
                <w:id w:val="-1572343540"/>
                <w14:checkbox>
                  <w14:checked w14:val="0"/>
                  <w14:checkedState w14:val="2612" w14:font="MS Gothic"/>
                  <w14:uncheckedState w14:val="2610" w14:font="MS Gothic"/>
                </w14:checkbox>
              </w:sdtPr>
              <w:sdtContent>
                <w:r w:rsidR="00EA4859">
                  <w:rPr>
                    <w:rFonts w:ascii="MS Gothic" w:eastAsia="MS Gothic" w:hAnsi="MS Gothic" w:cstheme="minorHAnsi" w:hint="eastAsia"/>
                  </w:rPr>
                  <w:t>☐</w:t>
                </w:r>
              </w:sdtContent>
            </w:sdt>
          </w:p>
        </w:tc>
        <w:tc>
          <w:tcPr>
            <w:tcW w:w="10080" w:type="dxa"/>
            <w:gridSpan w:val="2"/>
          </w:tcPr>
          <w:p w14:paraId="5020DC3D" w14:textId="04C34183" w:rsidR="000B1008" w:rsidRDefault="000B1008" w:rsidP="00D1617A">
            <w:pPr>
              <w:rPr>
                <w:rFonts w:cstheme="minorHAnsi"/>
              </w:rPr>
            </w:pPr>
            <w:r>
              <w:rPr>
                <w:rFonts w:cstheme="minorHAnsi"/>
              </w:rPr>
              <w:t>Individuals who are undocumented or do not have legal status</w:t>
            </w:r>
          </w:p>
        </w:tc>
      </w:tr>
      <w:tr w:rsidR="000B1008" w14:paraId="57815A36" w14:textId="77777777" w:rsidTr="471CC601">
        <w:tc>
          <w:tcPr>
            <w:tcW w:w="625" w:type="dxa"/>
          </w:tcPr>
          <w:p w14:paraId="112596F0" w14:textId="2F80FC20" w:rsidR="000B1008" w:rsidRPr="008349B4" w:rsidRDefault="00000000" w:rsidP="00D1617A">
            <w:pPr>
              <w:jc w:val="center"/>
              <w:rPr>
                <w:rFonts w:ascii="Segoe UI Symbol" w:hAnsi="Segoe UI Symbol" w:cs="Segoe UI Symbol"/>
                <w:b/>
                <w:bCs/>
                <w:sz w:val="24"/>
                <w:szCs w:val="24"/>
              </w:rPr>
            </w:pPr>
            <w:sdt>
              <w:sdtPr>
                <w:rPr>
                  <w:rFonts w:cstheme="minorHAnsi"/>
                </w:rPr>
                <w:id w:val="-402299446"/>
                <w14:checkbox>
                  <w14:checked w14:val="0"/>
                  <w14:checkedState w14:val="2612" w14:font="MS Gothic"/>
                  <w14:uncheckedState w14:val="2610" w14:font="MS Gothic"/>
                </w14:checkbox>
              </w:sdtPr>
              <w:sdtContent>
                <w:r w:rsidR="00EA4859">
                  <w:rPr>
                    <w:rFonts w:ascii="MS Gothic" w:eastAsia="MS Gothic" w:hAnsi="MS Gothic" w:cstheme="minorHAnsi" w:hint="eastAsia"/>
                  </w:rPr>
                  <w:t>☐</w:t>
                </w:r>
              </w:sdtContent>
            </w:sdt>
          </w:p>
        </w:tc>
        <w:tc>
          <w:tcPr>
            <w:tcW w:w="10080" w:type="dxa"/>
            <w:gridSpan w:val="2"/>
          </w:tcPr>
          <w:p w14:paraId="6A1C3746" w14:textId="186EA508" w:rsidR="000B1008" w:rsidRDefault="000B1008" w:rsidP="00D1617A">
            <w:pPr>
              <w:rPr>
                <w:rFonts w:cstheme="minorHAnsi"/>
              </w:rPr>
            </w:pPr>
            <w:r>
              <w:rPr>
                <w:rFonts w:cstheme="minorHAnsi"/>
              </w:rPr>
              <w:t>Indigenous/tribal</w:t>
            </w:r>
          </w:p>
        </w:tc>
      </w:tr>
      <w:tr w:rsidR="000B1008" w14:paraId="15357697" w14:textId="77777777" w:rsidTr="471CC601">
        <w:tc>
          <w:tcPr>
            <w:tcW w:w="625" w:type="dxa"/>
          </w:tcPr>
          <w:p w14:paraId="5A847146" w14:textId="637EC44E" w:rsidR="000B1008" w:rsidRPr="008349B4" w:rsidRDefault="00000000" w:rsidP="00D1617A">
            <w:pPr>
              <w:jc w:val="center"/>
              <w:rPr>
                <w:rFonts w:ascii="Segoe UI Symbol" w:hAnsi="Segoe UI Symbol" w:cs="Segoe UI Symbol"/>
                <w:b/>
                <w:bCs/>
                <w:sz w:val="24"/>
                <w:szCs w:val="24"/>
              </w:rPr>
            </w:pPr>
            <w:sdt>
              <w:sdtPr>
                <w:rPr>
                  <w:rFonts w:cstheme="minorHAnsi"/>
                </w:rPr>
                <w:id w:val="765574725"/>
                <w14:checkbox>
                  <w14:checked w14:val="0"/>
                  <w14:checkedState w14:val="2612" w14:font="MS Gothic"/>
                  <w14:uncheckedState w14:val="2610" w14:font="MS Gothic"/>
                </w14:checkbox>
              </w:sdtPr>
              <w:sdtContent>
                <w:r w:rsidR="00EA4859">
                  <w:rPr>
                    <w:rFonts w:ascii="MS Gothic" w:eastAsia="MS Gothic" w:hAnsi="MS Gothic" w:cstheme="minorHAnsi" w:hint="eastAsia"/>
                  </w:rPr>
                  <w:t>☐</w:t>
                </w:r>
              </w:sdtContent>
            </w:sdt>
          </w:p>
        </w:tc>
        <w:tc>
          <w:tcPr>
            <w:tcW w:w="10080" w:type="dxa"/>
            <w:gridSpan w:val="2"/>
          </w:tcPr>
          <w:p w14:paraId="25FA7A60" w14:textId="3F133DCC" w:rsidR="000B1008" w:rsidRDefault="000B1008" w:rsidP="00D1617A">
            <w:pPr>
              <w:rPr>
                <w:rFonts w:cstheme="minorHAnsi"/>
              </w:rPr>
            </w:pPr>
            <w:r>
              <w:rPr>
                <w:rFonts w:cstheme="minorHAnsi"/>
              </w:rPr>
              <w:t>LGBTQIA+</w:t>
            </w:r>
          </w:p>
        </w:tc>
      </w:tr>
      <w:tr w:rsidR="000B1008" w14:paraId="3F310C1B" w14:textId="77777777" w:rsidTr="001C1281">
        <w:trPr>
          <w:trHeight w:val="593"/>
        </w:trPr>
        <w:tc>
          <w:tcPr>
            <w:tcW w:w="625" w:type="dxa"/>
          </w:tcPr>
          <w:p w14:paraId="02654F24" w14:textId="3825667E" w:rsidR="000B1008" w:rsidRPr="008349B4" w:rsidRDefault="00000000" w:rsidP="00D1617A">
            <w:pPr>
              <w:jc w:val="center"/>
              <w:rPr>
                <w:rFonts w:ascii="Segoe UI Symbol" w:hAnsi="Segoe UI Symbol" w:cs="Segoe UI Symbol"/>
                <w:b/>
                <w:bCs/>
                <w:sz w:val="24"/>
                <w:szCs w:val="24"/>
              </w:rPr>
            </w:pPr>
            <w:sdt>
              <w:sdtPr>
                <w:rPr>
                  <w:rFonts w:cstheme="minorHAnsi"/>
                </w:rPr>
                <w:id w:val="302045406"/>
                <w14:checkbox>
                  <w14:checked w14:val="0"/>
                  <w14:checkedState w14:val="2612" w14:font="MS Gothic"/>
                  <w14:uncheckedState w14:val="2610" w14:font="MS Gothic"/>
                </w14:checkbox>
              </w:sdtPr>
              <w:sdtContent>
                <w:r w:rsidR="002D4A5B">
                  <w:rPr>
                    <w:rFonts w:ascii="MS Gothic" w:eastAsia="MS Gothic" w:hAnsi="MS Gothic" w:cstheme="minorHAnsi" w:hint="eastAsia"/>
                  </w:rPr>
                  <w:t>☐</w:t>
                </w:r>
              </w:sdtContent>
            </w:sdt>
          </w:p>
        </w:tc>
        <w:tc>
          <w:tcPr>
            <w:tcW w:w="10080" w:type="dxa"/>
            <w:gridSpan w:val="2"/>
          </w:tcPr>
          <w:p w14:paraId="61BFEDD6" w14:textId="77777777" w:rsidR="000B1008" w:rsidRDefault="000B1008" w:rsidP="00D1617A">
            <w:pPr>
              <w:rPr>
                <w:rFonts w:cstheme="minorHAnsi"/>
              </w:rPr>
            </w:pPr>
            <w:r>
              <w:rPr>
                <w:rFonts w:cstheme="minorHAnsi"/>
              </w:rPr>
              <w:t>Other:</w:t>
            </w:r>
          </w:p>
          <w:p w14:paraId="0399D29A" w14:textId="77777777" w:rsidR="000B1008" w:rsidRDefault="6F1F86C6" w:rsidP="471CC601">
            <w:pPr>
              <w:rPr>
                <w:i/>
                <w:iCs/>
              </w:rPr>
            </w:pPr>
            <w:r w:rsidRPr="471CC601">
              <w:rPr>
                <w:i/>
                <w:iCs/>
                <w:shd w:val="clear" w:color="auto" w:fill="E7E6E6" w:themeFill="background2"/>
              </w:rPr>
              <w:t>Describe population being sampled for enrollment.</w:t>
            </w:r>
          </w:p>
        </w:tc>
      </w:tr>
      <w:tr w:rsidR="001C1281" w14:paraId="59BEC893" w14:textId="77777777" w:rsidTr="001C1281">
        <w:tc>
          <w:tcPr>
            <w:tcW w:w="10705" w:type="dxa"/>
            <w:gridSpan w:val="3"/>
            <w:shd w:val="clear" w:color="auto" w:fill="F2F2F2" w:themeFill="background1" w:themeFillShade="F2"/>
          </w:tcPr>
          <w:p w14:paraId="57B87073" w14:textId="22741C43" w:rsidR="001C1281" w:rsidRPr="00F44574" w:rsidRDefault="001C1281" w:rsidP="001C1281">
            <w:pPr>
              <w:rPr>
                <w:rFonts w:asciiTheme="majorHAnsi" w:hAnsiTheme="majorHAnsi" w:cstheme="majorHAnsi"/>
                <w:sz w:val="24"/>
                <w:szCs w:val="24"/>
              </w:rPr>
            </w:pPr>
            <w:r w:rsidRPr="00F44574">
              <w:rPr>
                <w:rFonts w:asciiTheme="majorHAnsi" w:hAnsiTheme="majorHAnsi" w:cstheme="majorHAnsi"/>
                <w:b/>
                <w:bCs/>
                <w:color w:val="1F3864" w:themeColor="accent1" w:themeShade="80"/>
                <w:sz w:val="24"/>
                <w:szCs w:val="24"/>
              </w:rPr>
              <w:t>4.5.1</w:t>
            </w:r>
            <w:r w:rsidRPr="00F44574">
              <w:rPr>
                <w:rFonts w:asciiTheme="majorHAnsi" w:hAnsiTheme="majorHAnsi" w:cstheme="majorHAnsi"/>
                <w:color w:val="1F3864" w:themeColor="accent1" w:themeShade="80"/>
                <w:sz w:val="24"/>
                <w:szCs w:val="24"/>
              </w:rPr>
              <w:t xml:space="preserve"> </w:t>
            </w:r>
            <w:r w:rsidRPr="00F44574">
              <w:rPr>
                <w:rFonts w:asciiTheme="majorHAnsi" w:hAnsiTheme="majorHAnsi" w:cstheme="majorHAnsi"/>
                <w:b/>
                <w:bCs/>
                <w:color w:val="1F3864" w:themeColor="accent1" w:themeShade="80"/>
                <w:sz w:val="24"/>
                <w:szCs w:val="24"/>
              </w:rPr>
              <w:t xml:space="preserve">Recruitment </w:t>
            </w:r>
            <w:r w:rsidR="006C2D66" w:rsidRPr="00F44574">
              <w:rPr>
                <w:rFonts w:asciiTheme="majorHAnsi" w:hAnsiTheme="majorHAnsi" w:cstheme="majorHAnsi"/>
                <w:b/>
                <w:bCs/>
                <w:color w:val="1F3864" w:themeColor="accent1" w:themeShade="80"/>
                <w:sz w:val="24"/>
                <w:szCs w:val="24"/>
              </w:rPr>
              <w:t>Method</w:t>
            </w:r>
          </w:p>
        </w:tc>
      </w:tr>
      <w:tr w:rsidR="002D4A5B" w14:paraId="241A193D" w14:textId="77777777" w:rsidTr="002D4A5B">
        <w:tc>
          <w:tcPr>
            <w:tcW w:w="625" w:type="dxa"/>
            <w:shd w:val="clear" w:color="auto" w:fill="FFFFFF" w:themeFill="background1"/>
          </w:tcPr>
          <w:p w14:paraId="30C0AA9C" w14:textId="55EB1289" w:rsidR="002D4A5B" w:rsidRPr="001C1281" w:rsidRDefault="002D4A5B" w:rsidP="001C1281">
            <w:pPr>
              <w:rPr>
                <w:color w:val="1F3864" w:themeColor="accent1" w:themeShade="80"/>
                <w:sz w:val="24"/>
                <w:szCs w:val="24"/>
              </w:rPr>
            </w:pPr>
            <w:r>
              <w:rPr>
                <w:rFonts w:ascii="MS Gothic" w:eastAsia="MS Gothic" w:hAnsi="MS Gothic" w:cstheme="minorHAnsi"/>
              </w:rPr>
              <w:t xml:space="preserve"> </w:t>
            </w:r>
            <w:sdt>
              <w:sdtPr>
                <w:rPr>
                  <w:rFonts w:cstheme="minorHAnsi"/>
                </w:rPr>
                <w:id w:val="-299153089"/>
                <w14:checkbox>
                  <w14:checked w14:val="0"/>
                  <w14:checkedState w14:val="2612" w14:font="MS Gothic"/>
                  <w14:uncheckedState w14:val="2610" w14:font="MS Gothic"/>
                </w14:checkbox>
              </w:sdtPr>
              <w:sdtContent>
                <w:r w:rsidR="006C2D66">
                  <w:rPr>
                    <w:rFonts w:ascii="MS Gothic" w:eastAsia="MS Gothic" w:hAnsi="MS Gothic" w:cstheme="minorHAnsi" w:hint="eastAsia"/>
                  </w:rPr>
                  <w:t>☐</w:t>
                </w:r>
              </w:sdtContent>
            </w:sdt>
          </w:p>
        </w:tc>
        <w:tc>
          <w:tcPr>
            <w:tcW w:w="10080" w:type="dxa"/>
            <w:gridSpan w:val="2"/>
            <w:shd w:val="clear" w:color="auto" w:fill="FFFFFF" w:themeFill="background1"/>
          </w:tcPr>
          <w:p w14:paraId="6158BB66" w14:textId="3A61D024" w:rsidR="002D4A5B" w:rsidRPr="002D4A5B" w:rsidRDefault="002D4A5B" w:rsidP="001C1281">
            <w:r>
              <w:t xml:space="preserve">Social media </w:t>
            </w:r>
            <w:r w:rsidR="00F44574">
              <w:t xml:space="preserve">or website </w:t>
            </w:r>
            <w:r>
              <w:t xml:space="preserve">advertisements or posts </w:t>
            </w:r>
          </w:p>
        </w:tc>
      </w:tr>
      <w:tr w:rsidR="006C2D66" w14:paraId="3698A0B0" w14:textId="77777777" w:rsidTr="002D4A5B">
        <w:tc>
          <w:tcPr>
            <w:tcW w:w="625" w:type="dxa"/>
            <w:shd w:val="clear" w:color="auto" w:fill="FFFFFF" w:themeFill="background1"/>
          </w:tcPr>
          <w:p w14:paraId="70CA979F" w14:textId="5BBEE33F" w:rsidR="006C2D66" w:rsidRDefault="006C2D66" w:rsidP="001C1281">
            <w:pPr>
              <w:rPr>
                <w:rFonts w:ascii="MS Gothic" w:eastAsia="MS Gothic" w:hAnsi="MS Gothic" w:cstheme="minorHAnsi"/>
              </w:rPr>
            </w:pPr>
            <w:r>
              <w:rPr>
                <w:rFonts w:ascii="MS Gothic" w:eastAsia="MS Gothic" w:hAnsi="MS Gothic" w:cstheme="minorHAnsi"/>
              </w:rPr>
              <w:t xml:space="preserve"> </w:t>
            </w:r>
            <w:sdt>
              <w:sdtPr>
                <w:rPr>
                  <w:rFonts w:cstheme="minorHAnsi"/>
                </w:rPr>
                <w:id w:val="-31651075"/>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0080" w:type="dxa"/>
            <w:gridSpan w:val="2"/>
            <w:shd w:val="clear" w:color="auto" w:fill="FFFFFF" w:themeFill="background1"/>
          </w:tcPr>
          <w:p w14:paraId="2727A2AD" w14:textId="6A8089C2" w:rsidR="006C2D66" w:rsidRDefault="006C2D66" w:rsidP="001C1281">
            <w:r>
              <w:t xml:space="preserve">Online platforms (Qualtrics, </w:t>
            </w:r>
            <w:proofErr w:type="spellStart"/>
            <w:r>
              <w:t>MTurk</w:t>
            </w:r>
            <w:proofErr w:type="spellEnd"/>
            <w:r>
              <w:t>, Prolific)</w:t>
            </w:r>
          </w:p>
        </w:tc>
      </w:tr>
      <w:tr w:rsidR="002D4A5B" w14:paraId="2E9BF76B" w14:textId="77777777" w:rsidTr="002D4A5B">
        <w:tc>
          <w:tcPr>
            <w:tcW w:w="625" w:type="dxa"/>
            <w:shd w:val="clear" w:color="auto" w:fill="FFFFFF" w:themeFill="background1"/>
          </w:tcPr>
          <w:p w14:paraId="4E42E0DA" w14:textId="07A0A5C0" w:rsidR="002D4A5B" w:rsidRDefault="002D4A5B" w:rsidP="001C1281">
            <w:pPr>
              <w:rPr>
                <w:rFonts w:ascii="MS Gothic" w:eastAsia="MS Gothic" w:hAnsi="MS Gothic" w:cstheme="minorHAnsi"/>
              </w:rPr>
            </w:pPr>
            <w:r>
              <w:rPr>
                <w:rFonts w:ascii="MS Gothic" w:eastAsia="MS Gothic" w:hAnsi="MS Gothic" w:cstheme="minorHAnsi"/>
              </w:rPr>
              <w:t xml:space="preserve"> </w:t>
            </w:r>
            <w:sdt>
              <w:sdtPr>
                <w:rPr>
                  <w:rFonts w:cstheme="minorHAnsi"/>
                </w:rPr>
                <w:id w:val="1977478364"/>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0080" w:type="dxa"/>
            <w:gridSpan w:val="2"/>
            <w:shd w:val="clear" w:color="auto" w:fill="FFFFFF" w:themeFill="background1"/>
          </w:tcPr>
          <w:p w14:paraId="76B8E7A7" w14:textId="34869292" w:rsidR="002D4A5B" w:rsidRPr="006C2D66" w:rsidRDefault="002D4A5B" w:rsidP="001C1281">
            <w:r w:rsidRPr="006C2D66">
              <w:t xml:space="preserve">Flyers or posters </w:t>
            </w:r>
          </w:p>
        </w:tc>
      </w:tr>
      <w:tr w:rsidR="002D4A5B" w14:paraId="021CD2E7" w14:textId="77777777" w:rsidTr="002D4A5B">
        <w:tc>
          <w:tcPr>
            <w:tcW w:w="625" w:type="dxa"/>
            <w:shd w:val="clear" w:color="auto" w:fill="FFFFFF" w:themeFill="background1"/>
          </w:tcPr>
          <w:p w14:paraId="4551C5DA" w14:textId="447A252F" w:rsidR="002D4A5B" w:rsidRDefault="002D4A5B" w:rsidP="001C1281">
            <w:pPr>
              <w:rPr>
                <w:rFonts w:ascii="MS Gothic" w:eastAsia="MS Gothic" w:hAnsi="MS Gothic" w:cstheme="minorHAnsi"/>
              </w:rPr>
            </w:pPr>
            <w:r>
              <w:rPr>
                <w:rFonts w:ascii="MS Gothic" w:eastAsia="MS Gothic" w:hAnsi="MS Gothic" w:cstheme="minorHAnsi"/>
              </w:rPr>
              <w:t xml:space="preserve"> </w:t>
            </w:r>
            <w:sdt>
              <w:sdtPr>
                <w:rPr>
                  <w:rFonts w:cstheme="minorHAnsi"/>
                </w:rPr>
                <w:id w:val="-1555466470"/>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0080" w:type="dxa"/>
            <w:gridSpan w:val="2"/>
            <w:shd w:val="clear" w:color="auto" w:fill="FFFFFF" w:themeFill="background1"/>
          </w:tcPr>
          <w:p w14:paraId="6D201043" w14:textId="4317F06D" w:rsidR="002D4A5B" w:rsidRPr="006C2D66" w:rsidRDefault="006C2D66" w:rsidP="001C1281">
            <w:r>
              <w:t xml:space="preserve">SONA </w:t>
            </w:r>
          </w:p>
        </w:tc>
      </w:tr>
      <w:tr w:rsidR="002D4A5B" w14:paraId="3FA13A2B" w14:textId="77777777" w:rsidTr="002D4A5B">
        <w:tc>
          <w:tcPr>
            <w:tcW w:w="625" w:type="dxa"/>
            <w:shd w:val="clear" w:color="auto" w:fill="FFFFFF" w:themeFill="background1"/>
          </w:tcPr>
          <w:p w14:paraId="7D8068B0" w14:textId="599F708C" w:rsidR="002D4A5B" w:rsidRDefault="002D4A5B" w:rsidP="001C1281">
            <w:pPr>
              <w:rPr>
                <w:rFonts w:ascii="MS Gothic" w:eastAsia="MS Gothic" w:hAnsi="MS Gothic" w:cstheme="minorHAnsi"/>
              </w:rPr>
            </w:pPr>
            <w:r>
              <w:rPr>
                <w:rFonts w:ascii="MS Gothic" w:eastAsia="MS Gothic" w:hAnsi="MS Gothic" w:cstheme="minorHAnsi"/>
              </w:rPr>
              <w:t xml:space="preserve"> </w:t>
            </w:r>
            <w:sdt>
              <w:sdtPr>
                <w:rPr>
                  <w:rFonts w:cstheme="minorHAnsi"/>
                </w:rPr>
                <w:id w:val="-448942395"/>
                <w14:checkbox>
                  <w14:checked w14:val="0"/>
                  <w14:checkedState w14:val="2612" w14:font="MS Gothic"/>
                  <w14:uncheckedState w14:val="2610" w14:font="MS Gothic"/>
                </w14:checkbox>
              </w:sdtPr>
              <w:sdtContent>
                <w:r w:rsidR="00F44574">
                  <w:rPr>
                    <w:rFonts w:ascii="MS Gothic" w:eastAsia="MS Gothic" w:hAnsi="MS Gothic" w:cstheme="minorHAnsi" w:hint="eastAsia"/>
                  </w:rPr>
                  <w:t>☐</w:t>
                </w:r>
              </w:sdtContent>
            </w:sdt>
          </w:p>
        </w:tc>
        <w:tc>
          <w:tcPr>
            <w:tcW w:w="10080" w:type="dxa"/>
            <w:gridSpan w:val="2"/>
            <w:shd w:val="clear" w:color="auto" w:fill="FFFFFF" w:themeFill="background1"/>
          </w:tcPr>
          <w:p w14:paraId="423D2AD6" w14:textId="028DE85E" w:rsidR="002D4A5B" w:rsidRPr="006C2D66" w:rsidRDefault="00F44574" w:rsidP="001C1281">
            <w:r>
              <w:t>Phone</w:t>
            </w:r>
            <w:r w:rsidR="006C2D66">
              <w:t xml:space="preserve"> </w:t>
            </w:r>
          </w:p>
        </w:tc>
      </w:tr>
      <w:tr w:rsidR="002D4A5B" w14:paraId="15665CA3" w14:textId="77777777" w:rsidTr="002D4A5B">
        <w:tc>
          <w:tcPr>
            <w:tcW w:w="625" w:type="dxa"/>
            <w:shd w:val="clear" w:color="auto" w:fill="FFFFFF" w:themeFill="background1"/>
          </w:tcPr>
          <w:p w14:paraId="4233B0D5" w14:textId="2AE076BB" w:rsidR="002D4A5B" w:rsidRDefault="002D4A5B" w:rsidP="001C1281">
            <w:pPr>
              <w:rPr>
                <w:rFonts w:ascii="MS Gothic" w:eastAsia="MS Gothic" w:hAnsi="MS Gothic" w:cstheme="minorHAnsi"/>
              </w:rPr>
            </w:pPr>
            <w:r>
              <w:rPr>
                <w:rFonts w:ascii="MS Gothic" w:eastAsia="MS Gothic" w:hAnsi="MS Gothic" w:cstheme="minorHAnsi"/>
              </w:rPr>
              <w:t xml:space="preserve"> </w:t>
            </w:r>
            <w:sdt>
              <w:sdtPr>
                <w:rPr>
                  <w:rFonts w:cstheme="minorHAnsi"/>
                </w:rPr>
                <w:id w:val="-203326806"/>
                <w14:checkbox>
                  <w14:checked w14:val="1"/>
                  <w14:checkedState w14:val="2612" w14:font="MS Gothic"/>
                  <w14:uncheckedState w14:val="2610" w14:font="MS Gothic"/>
                </w14:checkbox>
              </w:sdtPr>
              <w:sdtContent>
                <w:ins w:id="68" w:author="Gasaway, Mike (gasawaml)" w:date="2026-07-03T10:13:00Z" w16du:dateUtc="2026-07-03T14:13:00Z">
                  <w:r w:rsidR="006057BA">
                    <w:rPr>
                      <w:rFonts w:ascii="MS Gothic" w:eastAsia="MS Gothic" w:hAnsi="MS Gothic" w:cstheme="minorHAnsi" w:hint="eastAsia"/>
                    </w:rPr>
                    <w:t>☒</w:t>
                  </w:r>
                </w:ins>
                <w:del w:id="69" w:author="Gasaway, Mike (gasawaml)" w:date="2026-07-03T10:13:00Z" w16du:dateUtc="2026-07-03T14:13:00Z">
                  <w:r w:rsidDel="006057BA">
                    <w:rPr>
                      <w:rFonts w:ascii="MS Gothic" w:eastAsia="MS Gothic" w:hAnsi="MS Gothic" w:cstheme="minorHAnsi" w:hint="eastAsia"/>
                    </w:rPr>
                    <w:delText>☐</w:delText>
                  </w:r>
                </w:del>
              </w:sdtContent>
            </w:sdt>
          </w:p>
        </w:tc>
        <w:tc>
          <w:tcPr>
            <w:tcW w:w="10080" w:type="dxa"/>
            <w:gridSpan w:val="2"/>
            <w:shd w:val="clear" w:color="auto" w:fill="FFFFFF" w:themeFill="background1"/>
          </w:tcPr>
          <w:p w14:paraId="5413C481" w14:textId="247C5FA0" w:rsidR="002D4A5B" w:rsidRPr="006C2D66" w:rsidRDefault="006C2D66" w:rsidP="001C1281">
            <w:r>
              <w:t>Email or mail</w:t>
            </w:r>
          </w:p>
        </w:tc>
      </w:tr>
      <w:tr w:rsidR="002D4A5B" w14:paraId="3F8A66EC" w14:textId="77777777" w:rsidTr="002D4A5B">
        <w:tc>
          <w:tcPr>
            <w:tcW w:w="625" w:type="dxa"/>
            <w:shd w:val="clear" w:color="auto" w:fill="FFFFFF" w:themeFill="background1"/>
          </w:tcPr>
          <w:p w14:paraId="2DBD47D5" w14:textId="08F2A6F3" w:rsidR="002D4A5B" w:rsidRDefault="002D4A5B" w:rsidP="001C1281">
            <w:pPr>
              <w:rPr>
                <w:rFonts w:ascii="MS Gothic" w:eastAsia="MS Gothic" w:hAnsi="MS Gothic" w:cstheme="minorHAnsi"/>
              </w:rPr>
            </w:pPr>
            <w:r>
              <w:rPr>
                <w:rFonts w:ascii="MS Gothic" w:eastAsia="MS Gothic" w:hAnsi="MS Gothic" w:cstheme="minorHAnsi"/>
              </w:rPr>
              <w:t xml:space="preserve"> </w:t>
            </w:r>
            <w:sdt>
              <w:sdtPr>
                <w:rPr>
                  <w:rFonts w:cstheme="minorHAnsi"/>
                </w:rPr>
                <w:id w:val="878445891"/>
                <w14:checkbox>
                  <w14:checked w14:val="1"/>
                  <w14:checkedState w14:val="2612" w14:font="MS Gothic"/>
                  <w14:uncheckedState w14:val="2610" w14:font="MS Gothic"/>
                </w14:checkbox>
              </w:sdtPr>
              <w:sdtContent>
                <w:ins w:id="70" w:author="Gasaway, Mike (gasawaml)" w:date="2026-07-03T10:13:00Z" w16du:dateUtc="2026-07-03T14:13:00Z">
                  <w:r w:rsidR="006057BA">
                    <w:rPr>
                      <w:rFonts w:ascii="MS Gothic" w:eastAsia="MS Gothic" w:hAnsi="MS Gothic" w:cstheme="minorHAnsi" w:hint="eastAsia"/>
                    </w:rPr>
                    <w:t>☒</w:t>
                  </w:r>
                </w:ins>
                <w:del w:id="71" w:author="Gasaway, Mike (gasawaml)" w:date="2026-07-03T10:13:00Z" w16du:dateUtc="2026-07-03T14:13:00Z">
                  <w:r w:rsidR="006C2D66" w:rsidDel="006057BA">
                    <w:rPr>
                      <w:rFonts w:ascii="MS Gothic" w:eastAsia="MS Gothic" w:hAnsi="MS Gothic" w:cstheme="minorHAnsi" w:hint="eastAsia"/>
                    </w:rPr>
                    <w:delText>☐</w:delText>
                  </w:r>
                </w:del>
              </w:sdtContent>
            </w:sdt>
          </w:p>
        </w:tc>
        <w:tc>
          <w:tcPr>
            <w:tcW w:w="10080" w:type="dxa"/>
            <w:gridSpan w:val="2"/>
            <w:shd w:val="clear" w:color="auto" w:fill="FFFFFF" w:themeFill="background1"/>
          </w:tcPr>
          <w:p w14:paraId="51798FB1" w14:textId="2E685601" w:rsidR="002D4A5B" w:rsidRPr="006C2D66" w:rsidRDefault="006C2D66" w:rsidP="001C1281">
            <w:r>
              <w:t>In person</w:t>
            </w:r>
          </w:p>
        </w:tc>
      </w:tr>
      <w:tr w:rsidR="006C2D66" w14:paraId="75B10305" w14:textId="77777777" w:rsidTr="002D4A5B">
        <w:tc>
          <w:tcPr>
            <w:tcW w:w="625" w:type="dxa"/>
            <w:shd w:val="clear" w:color="auto" w:fill="FFFFFF" w:themeFill="background1"/>
          </w:tcPr>
          <w:p w14:paraId="79181651" w14:textId="7CF1B068" w:rsidR="006C2D66" w:rsidRDefault="006C2D66" w:rsidP="001C1281">
            <w:pPr>
              <w:rPr>
                <w:rFonts w:ascii="MS Gothic" w:eastAsia="MS Gothic" w:hAnsi="MS Gothic" w:cstheme="minorHAnsi"/>
              </w:rPr>
            </w:pPr>
            <w:r>
              <w:rPr>
                <w:rFonts w:ascii="MS Gothic" w:eastAsia="MS Gothic" w:hAnsi="MS Gothic" w:cstheme="minorHAnsi"/>
              </w:rPr>
              <w:t xml:space="preserve"> </w:t>
            </w:r>
            <w:sdt>
              <w:sdtPr>
                <w:rPr>
                  <w:rFonts w:cstheme="minorHAnsi"/>
                </w:rPr>
                <w:id w:val="838665199"/>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0080" w:type="dxa"/>
            <w:gridSpan w:val="2"/>
            <w:shd w:val="clear" w:color="auto" w:fill="FFFFFF" w:themeFill="background1"/>
          </w:tcPr>
          <w:p w14:paraId="2C1D28BF" w14:textId="7762C44B" w:rsidR="006C2D66" w:rsidRDefault="00F44574" w:rsidP="001C1281">
            <w:r>
              <w:t>Radio or TV</w:t>
            </w:r>
          </w:p>
        </w:tc>
      </w:tr>
      <w:tr w:rsidR="006C2D66" w14:paraId="761C9B50" w14:textId="77777777" w:rsidTr="002D4A5B">
        <w:tc>
          <w:tcPr>
            <w:tcW w:w="625" w:type="dxa"/>
            <w:shd w:val="clear" w:color="auto" w:fill="FFFFFF" w:themeFill="background1"/>
          </w:tcPr>
          <w:p w14:paraId="10AE2048" w14:textId="0D1A96E5" w:rsidR="006C2D66" w:rsidRDefault="006C2D66" w:rsidP="001C1281">
            <w:pPr>
              <w:rPr>
                <w:rFonts w:ascii="MS Gothic" w:eastAsia="MS Gothic" w:hAnsi="MS Gothic" w:cstheme="minorHAnsi"/>
              </w:rPr>
            </w:pPr>
            <w:r>
              <w:rPr>
                <w:rFonts w:ascii="MS Gothic" w:eastAsia="MS Gothic" w:hAnsi="MS Gothic" w:cstheme="minorHAnsi"/>
              </w:rPr>
              <w:t xml:space="preserve"> </w:t>
            </w:r>
            <w:sdt>
              <w:sdtPr>
                <w:rPr>
                  <w:rFonts w:cstheme="minorHAnsi"/>
                </w:rPr>
                <w:id w:val="1330410296"/>
                <w14:checkbox>
                  <w14:checked w14:val="0"/>
                  <w14:checkedState w14:val="2612" w14:font="MS Gothic"/>
                  <w14:uncheckedState w14:val="2610" w14:font="MS Gothic"/>
                </w14:checkbox>
              </w:sdtPr>
              <w:sdtContent>
                <w:r w:rsidR="00167DAE">
                  <w:rPr>
                    <w:rFonts w:ascii="MS Gothic" w:eastAsia="MS Gothic" w:hAnsi="MS Gothic" w:cstheme="minorHAnsi" w:hint="eastAsia"/>
                  </w:rPr>
                  <w:t>☐</w:t>
                </w:r>
              </w:sdtContent>
            </w:sdt>
          </w:p>
        </w:tc>
        <w:tc>
          <w:tcPr>
            <w:tcW w:w="10080" w:type="dxa"/>
            <w:gridSpan w:val="2"/>
            <w:shd w:val="clear" w:color="auto" w:fill="FFFFFF" w:themeFill="background1"/>
          </w:tcPr>
          <w:p w14:paraId="64AD95B3" w14:textId="77777777" w:rsidR="006C2D66" w:rsidRDefault="006C2D66" w:rsidP="001C1281">
            <w:pPr>
              <w:rPr>
                <w:i/>
                <w:iCs/>
                <w:shd w:val="clear" w:color="auto" w:fill="E7E6E6" w:themeFill="background2"/>
              </w:rPr>
            </w:pPr>
            <w:r>
              <w:t xml:space="preserve">Other: </w:t>
            </w:r>
            <w:r w:rsidR="00167DAE">
              <w:br/>
            </w:r>
            <w:r w:rsidRPr="471CC601">
              <w:rPr>
                <w:i/>
                <w:iCs/>
                <w:shd w:val="clear" w:color="auto" w:fill="E7E6E6" w:themeFill="background2"/>
              </w:rPr>
              <w:t xml:space="preserve">Describe </w:t>
            </w:r>
            <w:r>
              <w:rPr>
                <w:i/>
                <w:iCs/>
                <w:shd w:val="clear" w:color="auto" w:fill="E7E6E6" w:themeFill="background2"/>
              </w:rPr>
              <w:t>recruitment method being used</w:t>
            </w:r>
          </w:p>
          <w:p w14:paraId="3A8A2DE6" w14:textId="77777777" w:rsidR="003F0A0F" w:rsidRDefault="003F0A0F" w:rsidP="001C1281">
            <w:pPr>
              <w:rPr>
                <w:i/>
                <w:iCs/>
                <w:shd w:val="clear" w:color="auto" w:fill="E7E6E6" w:themeFill="background2"/>
              </w:rPr>
            </w:pPr>
          </w:p>
          <w:p w14:paraId="0319213C" w14:textId="1AB9D471" w:rsidR="003F0A0F" w:rsidRDefault="003F0A0F" w:rsidP="001C1281"/>
        </w:tc>
      </w:tr>
      <w:tr w:rsidR="006C2D66" w14:paraId="031D8482" w14:textId="77777777" w:rsidTr="006C2D66">
        <w:tc>
          <w:tcPr>
            <w:tcW w:w="10705" w:type="dxa"/>
            <w:gridSpan w:val="3"/>
            <w:shd w:val="clear" w:color="auto" w:fill="F2F2F2" w:themeFill="background1" w:themeFillShade="F2"/>
          </w:tcPr>
          <w:p w14:paraId="095453BF" w14:textId="51E918F2" w:rsidR="006C2D66" w:rsidRPr="00F44574" w:rsidRDefault="00167DAE" w:rsidP="001C1281">
            <w:pPr>
              <w:rPr>
                <w:rFonts w:asciiTheme="majorHAnsi" w:hAnsiTheme="majorHAnsi" w:cstheme="majorHAnsi"/>
                <w:color w:val="2F5496" w:themeColor="accent1" w:themeShade="BF"/>
                <w:sz w:val="24"/>
                <w:szCs w:val="24"/>
              </w:rPr>
            </w:pPr>
            <w:r w:rsidRPr="00F44574">
              <w:rPr>
                <w:rFonts w:asciiTheme="majorHAnsi" w:hAnsiTheme="majorHAnsi" w:cstheme="majorHAnsi"/>
                <w:b/>
                <w:bCs/>
                <w:color w:val="2F5496" w:themeColor="accent1" w:themeShade="BF"/>
                <w:sz w:val="24"/>
                <w:szCs w:val="24"/>
              </w:rPr>
              <w:t>4.5.2</w:t>
            </w:r>
            <w:r w:rsidRPr="00F44574">
              <w:rPr>
                <w:rFonts w:asciiTheme="majorHAnsi" w:hAnsiTheme="majorHAnsi" w:cstheme="majorHAnsi"/>
                <w:color w:val="2F5496" w:themeColor="accent1" w:themeShade="BF"/>
                <w:sz w:val="24"/>
                <w:szCs w:val="24"/>
              </w:rPr>
              <w:t xml:space="preserve"> </w:t>
            </w:r>
            <w:r w:rsidR="006C2D66" w:rsidRPr="00F44574">
              <w:rPr>
                <w:rFonts w:asciiTheme="majorHAnsi" w:hAnsiTheme="majorHAnsi" w:cstheme="majorHAnsi"/>
                <w:b/>
                <w:bCs/>
                <w:color w:val="2F5496" w:themeColor="accent1" w:themeShade="BF"/>
                <w:sz w:val="24"/>
                <w:szCs w:val="24"/>
              </w:rPr>
              <w:t>Recruitment Confirmations</w:t>
            </w:r>
          </w:p>
        </w:tc>
      </w:tr>
      <w:tr w:rsidR="006C2D66" w14:paraId="3D870B9F" w14:textId="77777777" w:rsidTr="002D4A5B">
        <w:tc>
          <w:tcPr>
            <w:tcW w:w="625" w:type="dxa"/>
            <w:shd w:val="clear" w:color="auto" w:fill="FFFFFF" w:themeFill="background1"/>
          </w:tcPr>
          <w:p w14:paraId="0E70D8B7" w14:textId="69396635" w:rsidR="006C2D66" w:rsidRDefault="00167DAE" w:rsidP="001C1281">
            <w:pPr>
              <w:rPr>
                <w:rFonts w:ascii="MS Gothic" w:eastAsia="MS Gothic" w:hAnsi="MS Gothic" w:cstheme="minorHAnsi"/>
              </w:rPr>
            </w:pPr>
            <w:r>
              <w:rPr>
                <w:rFonts w:ascii="MS Gothic" w:eastAsia="MS Gothic" w:hAnsi="MS Gothic" w:cstheme="minorHAnsi"/>
              </w:rPr>
              <w:t xml:space="preserve"> </w:t>
            </w:r>
            <w:sdt>
              <w:sdtPr>
                <w:rPr>
                  <w:rFonts w:cstheme="minorHAnsi"/>
                </w:rPr>
                <w:id w:val="-163710739"/>
                <w14:checkbox>
                  <w14:checked w14:val="1"/>
                  <w14:checkedState w14:val="2612" w14:font="MS Gothic"/>
                  <w14:uncheckedState w14:val="2610" w14:font="MS Gothic"/>
                </w14:checkbox>
              </w:sdtPr>
              <w:sdtContent>
                <w:ins w:id="72" w:author="Gasaway, Mike (gasawaml)" w:date="2026-07-03T10:13:00Z" w16du:dateUtc="2026-07-03T14:13:00Z">
                  <w:r w:rsidR="006057BA">
                    <w:rPr>
                      <w:rFonts w:ascii="MS Gothic" w:eastAsia="MS Gothic" w:hAnsi="MS Gothic" w:cstheme="minorHAnsi" w:hint="eastAsia"/>
                    </w:rPr>
                    <w:t>☒</w:t>
                  </w:r>
                </w:ins>
                <w:del w:id="73" w:author="Gasaway, Mike (gasawaml)" w:date="2026-07-03T10:13:00Z" w16du:dateUtc="2026-07-03T14:13:00Z">
                  <w:r w:rsidDel="006057BA">
                    <w:rPr>
                      <w:rFonts w:ascii="MS Gothic" w:eastAsia="MS Gothic" w:hAnsi="MS Gothic" w:cstheme="minorHAnsi" w:hint="eastAsia"/>
                    </w:rPr>
                    <w:delText>☐</w:delText>
                  </w:r>
                </w:del>
              </w:sdtContent>
            </w:sdt>
          </w:p>
        </w:tc>
        <w:tc>
          <w:tcPr>
            <w:tcW w:w="10080" w:type="dxa"/>
            <w:gridSpan w:val="2"/>
            <w:shd w:val="clear" w:color="auto" w:fill="FFFFFF" w:themeFill="background1"/>
          </w:tcPr>
          <w:p w14:paraId="1A36A5E5" w14:textId="430AF3C7" w:rsidR="006C2D66" w:rsidRDefault="006C2D66" w:rsidP="001C1281">
            <w:r>
              <w:t>Princip</w:t>
            </w:r>
            <w:r w:rsidR="00D466A2">
              <w:t>al</w:t>
            </w:r>
            <w:r>
              <w:t xml:space="preserve"> </w:t>
            </w:r>
            <w:r w:rsidR="00167DAE">
              <w:t>investigators</w:t>
            </w:r>
            <w:r>
              <w:t xml:space="preserve"> contact information </w:t>
            </w:r>
          </w:p>
        </w:tc>
      </w:tr>
      <w:tr w:rsidR="006C2D66" w14:paraId="65837F04" w14:textId="77777777" w:rsidTr="002D4A5B">
        <w:tc>
          <w:tcPr>
            <w:tcW w:w="625" w:type="dxa"/>
            <w:shd w:val="clear" w:color="auto" w:fill="FFFFFF" w:themeFill="background1"/>
          </w:tcPr>
          <w:p w14:paraId="5A65A477" w14:textId="66F35A1A" w:rsidR="006C2D66" w:rsidRDefault="00167DAE" w:rsidP="001C1281">
            <w:pPr>
              <w:rPr>
                <w:rFonts w:ascii="MS Gothic" w:eastAsia="MS Gothic" w:hAnsi="MS Gothic" w:cstheme="minorHAnsi"/>
              </w:rPr>
            </w:pPr>
            <w:r>
              <w:rPr>
                <w:rFonts w:ascii="MS Gothic" w:eastAsia="MS Gothic" w:hAnsi="MS Gothic" w:cstheme="minorHAnsi"/>
              </w:rPr>
              <w:t xml:space="preserve"> </w:t>
            </w:r>
            <w:sdt>
              <w:sdtPr>
                <w:rPr>
                  <w:rFonts w:cstheme="minorHAnsi"/>
                </w:rPr>
                <w:id w:val="-246728436"/>
                <w14:checkbox>
                  <w14:checked w14:val="1"/>
                  <w14:checkedState w14:val="2612" w14:font="MS Gothic"/>
                  <w14:uncheckedState w14:val="2610" w14:font="MS Gothic"/>
                </w14:checkbox>
              </w:sdtPr>
              <w:sdtContent>
                <w:ins w:id="74" w:author="Gasaway, Mike (gasawaml)" w:date="2026-07-03T10:13:00Z" w16du:dateUtc="2026-07-03T14:13:00Z">
                  <w:r w:rsidR="006057BA">
                    <w:rPr>
                      <w:rFonts w:ascii="MS Gothic" w:eastAsia="MS Gothic" w:hAnsi="MS Gothic" w:cstheme="minorHAnsi" w:hint="eastAsia"/>
                    </w:rPr>
                    <w:t>☒</w:t>
                  </w:r>
                </w:ins>
                <w:del w:id="75" w:author="Gasaway, Mike (gasawaml)" w:date="2026-07-03T10:13:00Z" w16du:dateUtc="2026-07-03T14:13:00Z">
                  <w:r w:rsidDel="006057BA">
                    <w:rPr>
                      <w:rFonts w:ascii="MS Gothic" w:eastAsia="MS Gothic" w:hAnsi="MS Gothic" w:cstheme="minorHAnsi" w:hint="eastAsia"/>
                    </w:rPr>
                    <w:delText>☐</w:delText>
                  </w:r>
                </w:del>
              </w:sdtContent>
            </w:sdt>
          </w:p>
        </w:tc>
        <w:tc>
          <w:tcPr>
            <w:tcW w:w="10080" w:type="dxa"/>
            <w:gridSpan w:val="2"/>
            <w:shd w:val="clear" w:color="auto" w:fill="FFFFFF" w:themeFill="background1"/>
          </w:tcPr>
          <w:p w14:paraId="08635368" w14:textId="537C6B9C" w:rsidR="006C2D66" w:rsidRDefault="006C2D66" w:rsidP="001C1281">
            <w:r>
              <w:t>UC IRB Study ID#</w:t>
            </w:r>
          </w:p>
        </w:tc>
      </w:tr>
      <w:tr w:rsidR="006C2D66" w14:paraId="553A5407" w14:textId="77777777" w:rsidTr="002D4A5B">
        <w:tc>
          <w:tcPr>
            <w:tcW w:w="625" w:type="dxa"/>
            <w:shd w:val="clear" w:color="auto" w:fill="FFFFFF" w:themeFill="background1"/>
          </w:tcPr>
          <w:p w14:paraId="36C48AC5" w14:textId="2AA6146E" w:rsidR="006C2D66" w:rsidRDefault="00167DAE" w:rsidP="001C1281">
            <w:pPr>
              <w:rPr>
                <w:rFonts w:ascii="MS Gothic" w:eastAsia="MS Gothic" w:hAnsi="MS Gothic" w:cstheme="minorHAnsi"/>
              </w:rPr>
            </w:pPr>
            <w:r>
              <w:rPr>
                <w:rFonts w:ascii="MS Gothic" w:eastAsia="MS Gothic" w:hAnsi="MS Gothic" w:cstheme="minorHAnsi"/>
              </w:rPr>
              <w:t xml:space="preserve"> </w:t>
            </w:r>
            <w:sdt>
              <w:sdtPr>
                <w:rPr>
                  <w:rFonts w:cstheme="minorHAnsi"/>
                </w:rPr>
                <w:id w:val="-681902799"/>
                <w14:checkbox>
                  <w14:checked w14:val="1"/>
                  <w14:checkedState w14:val="2612" w14:font="MS Gothic"/>
                  <w14:uncheckedState w14:val="2610" w14:font="MS Gothic"/>
                </w14:checkbox>
              </w:sdtPr>
              <w:sdtContent>
                <w:ins w:id="76" w:author="Gasaway, Mike (gasawaml)" w:date="2026-07-03T10:13:00Z" w16du:dateUtc="2026-07-03T14:13:00Z">
                  <w:r w:rsidR="006057BA">
                    <w:rPr>
                      <w:rFonts w:ascii="MS Gothic" w:eastAsia="MS Gothic" w:hAnsi="MS Gothic" w:cstheme="minorHAnsi" w:hint="eastAsia"/>
                    </w:rPr>
                    <w:t>☒</w:t>
                  </w:r>
                </w:ins>
                <w:del w:id="77" w:author="Gasaway, Mike (gasawaml)" w:date="2026-07-03T10:13:00Z" w16du:dateUtc="2026-07-03T14:13:00Z">
                  <w:r w:rsidDel="006057BA">
                    <w:rPr>
                      <w:rFonts w:ascii="MS Gothic" w:eastAsia="MS Gothic" w:hAnsi="MS Gothic" w:cstheme="minorHAnsi" w:hint="eastAsia"/>
                    </w:rPr>
                    <w:delText>☐</w:delText>
                  </w:r>
                </w:del>
              </w:sdtContent>
            </w:sdt>
          </w:p>
        </w:tc>
        <w:tc>
          <w:tcPr>
            <w:tcW w:w="10080" w:type="dxa"/>
            <w:gridSpan w:val="2"/>
            <w:shd w:val="clear" w:color="auto" w:fill="FFFFFF" w:themeFill="background1"/>
          </w:tcPr>
          <w:p w14:paraId="2D0C8AEC" w14:textId="5DC38334" w:rsidR="006C2D66" w:rsidRDefault="006C2D66" w:rsidP="001C1281">
            <w:r>
              <w:t xml:space="preserve">Identify the study as research </w:t>
            </w:r>
          </w:p>
        </w:tc>
      </w:tr>
      <w:tr w:rsidR="006C2D66" w14:paraId="33B4C803" w14:textId="77777777" w:rsidTr="002D4A5B">
        <w:tc>
          <w:tcPr>
            <w:tcW w:w="625" w:type="dxa"/>
            <w:shd w:val="clear" w:color="auto" w:fill="FFFFFF" w:themeFill="background1"/>
          </w:tcPr>
          <w:p w14:paraId="40066B5A" w14:textId="23DCB8FC" w:rsidR="006C2D66" w:rsidRDefault="00167DAE" w:rsidP="001C1281">
            <w:pPr>
              <w:rPr>
                <w:rFonts w:ascii="MS Gothic" w:eastAsia="MS Gothic" w:hAnsi="MS Gothic" w:cstheme="minorHAnsi"/>
              </w:rPr>
            </w:pPr>
            <w:r>
              <w:rPr>
                <w:rFonts w:ascii="MS Gothic" w:eastAsia="MS Gothic" w:hAnsi="MS Gothic" w:cstheme="minorHAnsi"/>
              </w:rPr>
              <w:lastRenderedPageBreak/>
              <w:t xml:space="preserve"> </w:t>
            </w:r>
            <w:sdt>
              <w:sdtPr>
                <w:rPr>
                  <w:rFonts w:cstheme="minorHAnsi"/>
                </w:rPr>
                <w:id w:val="-1144198041"/>
                <w14:checkbox>
                  <w14:checked w14:val="1"/>
                  <w14:checkedState w14:val="2612" w14:font="MS Gothic"/>
                  <w14:uncheckedState w14:val="2610" w14:font="MS Gothic"/>
                </w14:checkbox>
              </w:sdtPr>
              <w:sdtContent>
                <w:ins w:id="78" w:author="Gasaway, Mike (gasawaml)" w:date="2026-07-03T10:13:00Z" w16du:dateUtc="2026-07-03T14:13:00Z">
                  <w:r w:rsidR="006057BA">
                    <w:rPr>
                      <w:rFonts w:ascii="MS Gothic" w:eastAsia="MS Gothic" w:hAnsi="MS Gothic" w:cstheme="minorHAnsi" w:hint="eastAsia"/>
                    </w:rPr>
                    <w:t>☒</w:t>
                  </w:r>
                </w:ins>
                <w:del w:id="79" w:author="Gasaway, Mike (gasawaml)" w:date="2026-07-03T10:13:00Z" w16du:dateUtc="2026-07-03T14:13:00Z">
                  <w:r w:rsidDel="006057BA">
                    <w:rPr>
                      <w:rFonts w:ascii="MS Gothic" w:eastAsia="MS Gothic" w:hAnsi="MS Gothic" w:cstheme="minorHAnsi" w:hint="eastAsia"/>
                    </w:rPr>
                    <w:delText>☐</w:delText>
                  </w:r>
                </w:del>
              </w:sdtContent>
            </w:sdt>
          </w:p>
        </w:tc>
        <w:tc>
          <w:tcPr>
            <w:tcW w:w="10080" w:type="dxa"/>
            <w:gridSpan w:val="2"/>
            <w:shd w:val="clear" w:color="auto" w:fill="FFFFFF" w:themeFill="background1"/>
          </w:tcPr>
          <w:p w14:paraId="515136EB" w14:textId="572F6C7F" w:rsidR="006C2D66" w:rsidRDefault="006C2D66" w:rsidP="001C1281">
            <w:r>
              <w:t xml:space="preserve">Avoid coercive or unduly influential language </w:t>
            </w:r>
          </w:p>
        </w:tc>
      </w:tr>
      <w:tr w:rsidR="00E4581B" w14:paraId="1321A783" w14:textId="77777777" w:rsidTr="002D4A5B">
        <w:tc>
          <w:tcPr>
            <w:tcW w:w="625" w:type="dxa"/>
            <w:shd w:val="clear" w:color="auto" w:fill="FFFFFF" w:themeFill="background1"/>
          </w:tcPr>
          <w:p w14:paraId="620F0EFD" w14:textId="34C71038" w:rsidR="00E4581B" w:rsidRDefault="00167DAE" w:rsidP="001C1281">
            <w:pPr>
              <w:rPr>
                <w:rFonts w:ascii="MS Gothic" w:eastAsia="MS Gothic" w:hAnsi="MS Gothic" w:cstheme="minorHAnsi"/>
              </w:rPr>
            </w:pPr>
            <w:r>
              <w:rPr>
                <w:rFonts w:ascii="MS Gothic" w:eastAsia="MS Gothic" w:hAnsi="MS Gothic" w:cstheme="minorHAnsi"/>
              </w:rPr>
              <w:t xml:space="preserve"> </w:t>
            </w:r>
            <w:sdt>
              <w:sdtPr>
                <w:rPr>
                  <w:rFonts w:cstheme="minorHAnsi"/>
                </w:rPr>
                <w:id w:val="-1520702273"/>
                <w14:checkbox>
                  <w14:checked w14:val="1"/>
                  <w14:checkedState w14:val="2612" w14:font="MS Gothic"/>
                  <w14:uncheckedState w14:val="2610" w14:font="MS Gothic"/>
                </w14:checkbox>
              </w:sdtPr>
              <w:sdtContent>
                <w:ins w:id="80" w:author="Gasaway, Mike (gasawaml)" w:date="2026-07-03T10:13:00Z" w16du:dateUtc="2026-07-03T14:13:00Z">
                  <w:r w:rsidR="006057BA">
                    <w:rPr>
                      <w:rFonts w:ascii="MS Gothic" w:eastAsia="MS Gothic" w:hAnsi="MS Gothic" w:cstheme="minorHAnsi" w:hint="eastAsia"/>
                    </w:rPr>
                    <w:t>☒</w:t>
                  </w:r>
                </w:ins>
                <w:del w:id="81" w:author="Gasaway, Mike (gasawaml)" w:date="2026-07-03T10:13:00Z" w16du:dateUtc="2026-07-03T14:13:00Z">
                  <w:r w:rsidDel="006057BA">
                    <w:rPr>
                      <w:rFonts w:ascii="MS Gothic" w:eastAsia="MS Gothic" w:hAnsi="MS Gothic" w:cstheme="minorHAnsi" w:hint="eastAsia"/>
                    </w:rPr>
                    <w:delText>☐</w:delText>
                  </w:r>
                </w:del>
              </w:sdtContent>
            </w:sdt>
          </w:p>
        </w:tc>
        <w:tc>
          <w:tcPr>
            <w:tcW w:w="10080" w:type="dxa"/>
            <w:gridSpan w:val="2"/>
            <w:shd w:val="clear" w:color="auto" w:fill="FFFFFF" w:themeFill="background1"/>
          </w:tcPr>
          <w:p w14:paraId="76BEDC98" w14:textId="4F8DC30D" w:rsidR="00E4581B" w:rsidRDefault="00E4581B" w:rsidP="001C1281">
            <w:r>
              <w:t xml:space="preserve">Does not over emphasize payment or other language </w:t>
            </w:r>
          </w:p>
        </w:tc>
      </w:tr>
      <w:tr w:rsidR="00E4581B" w14:paraId="20D6D4B6" w14:textId="77777777" w:rsidTr="002D4A5B">
        <w:tc>
          <w:tcPr>
            <w:tcW w:w="625" w:type="dxa"/>
            <w:shd w:val="clear" w:color="auto" w:fill="FFFFFF" w:themeFill="background1"/>
          </w:tcPr>
          <w:p w14:paraId="3E510FD7" w14:textId="5DB66509" w:rsidR="00E4581B" w:rsidRDefault="00167DAE" w:rsidP="001C1281">
            <w:pPr>
              <w:rPr>
                <w:rFonts w:ascii="MS Gothic" w:eastAsia="MS Gothic" w:hAnsi="MS Gothic" w:cstheme="minorHAnsi"/>
              </w:rPr>
            </w:pPr>
            <w:r>
              <w:rPr>
                <w:rFonts w:ascii="MS Gothic" w:eastAsia="MS Gothic" w:hAnsi="MS Gothic" w:cstheme="minorHAnsi"/>
              </w:rPr>
              <w:t xml:space="preserve"> </w:t>
            </w:r>
            <w:sdt>
              <w:sdtPr>
                <w:rPr>
                  <w:rFonts w:cstheme="minorHAnsi"/>
                </w:rPr>
                <w:id w:val="-1155602902"/>
                <w14:checkbox>
                  <w14:checked w14:val="1"/>
                  <w14:checkedState w14:val="2612" w14:font="MS Gothic"/>
                  <w14:uncheckedState w14:val="2610" w14:font="MS Gothic"/>
                </w14:checkbox>
              </w:sdtPr>
              <w:sdtContent>
                <w:ins w:id="82" w:author="Gasaway, Mike (gasawaml)" w:date="2026-07-03T10:13:00Z" w16du:dateUtc="2026-07-03T14:13:00Z">
                  <w:r w:rsidR="006057BA">
                    <w:rPr>
                      <w:rFonts w:ascii="MS Gothic" w:eastAsia="MS Gothic" w:hAnsi="MS Gothic" w:cstheme="minorHAnsi" w:hint="eastAsia"/>
                    </w:rPr>
                    <w:t>☒</w:t>
                  </w:r>
                </w:ins>
                <w:del w:id="83" w:author="Gasaway, Mike (gasawaml)" w:date="2026-07-03T10:13:00Z" w16du:dateUtc="2026-07-03T14:13:00Z">
                  <w:r w:rsidDel="006057BA">
                    <w:rPr>
                      <w:rFonts w:ascii="MS Gothic" w:eastAsia="MS Gothic" w:hAnsi="MS Gothic" w:cstheme="minorHAnsi" w:hint="eastAsia"/>
                    </w:rPr>
                    <w:delText>☐</w:delText>
                  </w:r>
                </w:del>
              </w:sdtContent>
            </w:sdt>
          </w:p>
        </w:tc>
        <w:tc>
          <w:tcPr>
            <w:tcW w:w="10080" w:type="dxa"/>
            <w:gridSpan w:val="2"/>
            <w:shd w:val="clear" w:color="auto" w:fill="FFFFFF" w:themeFill="background1"/>
          </w:tcPr>
          <w:p w14:paraId="46D97E80" w14:textId="68435AD8" w:rsidR="00E4581B" w:rsidRDefault="00E4581B" w:rsidP="001C1281">
            <w:r>
              <w:t xml:space="preserve">Does not refer to payment as a benefit </w:t>
            </w:r>
          </w:p>
        </w:tc>
      </w:tr>
      <w:tr w:rsidR="00E4581B" w14:paraId="157A5381" w14:textId="77777777" w:rsidTr="002D4A5B">
        <w:tc>
          <w:tcPr>
            <w:tcW w:w="625" w:type="dxa"/>
            <w:shd w:val="clear" w:color="auto" w:fill="FFFFFF" w:themeFill="background1"/>
          </w:tcPr>
          <w:p w14:paraId="098AC2E3" w14:textId="065B2B53" w:rsidR="00E4581B" w:rsidRDefault="00167DAE" w:rsidP="001C1281">
            <w:pPr>
              <w:rPr>
                <w:rFonts w:ascii="MS Gothic" w:eastAsia="MS Gothic" w:hAnsi="MS Gothic" w:cstheme="minorHAnsi"/>
              </w:rPr>
            </w:pPr>
            <w:r>
              <w:rPr>
                <w:rFonts w:ascii="MS Gothic" w:eastAsia="MS Gothic" w:hAnsi="MS Gothic" w:cstheme="minorHAnsi"/>
              </w:rPr>
              <w:t xml:space="preserve"> </w:t>
            </w:r>
            <w:sdt>
              <w:sdtPr>
                <w:rPr>
                  <w:rFonts w:cstheme="minorHAnsi"/>
                </w:rPr>
                <w:id w:val="1282454258"/>
                <w14:checkbox>
                  <w14:checked w14:val="1"/>
                  <w14:checkedState w14:val="2612" w14:font="MS Gothic"/>
                  <w14:uncheckedState w14:val="2610" w14:font="MS Gothic"/>
                </w14:checkbox>
              </w:sdtPr>
              <w:sdtContent>
                <w:ins w:id="84" w:author="Gasaway, Mike (gasawaml)" w:date="2026-07-03T10:13:00Z" w16du:dateUtc="2026-07-03T14:13:00Z">
                  <w:r w:rsidR="006057BA">
                    <w:rPr>
                      <w:rFonts w:ascii="MS Gothic" w:eastAsia="MS Gothic" w:hAnsi="MS Gothic" w:cstheme="minorHAnsi" w:hint="eastAsia"/>
                    </w:rPr>
                    <w:t>☒</w:t>
                  </w:r>
                </w:ins>
                <w:del w:id="85" w:author="Gasaway, Mike (gasawaml)" w:date="2026-07-03T10:13:00Z" w16du:dateUtc="2026-07-03T14:13:00Z">
                  <w:r w:rsidDel="006057BA">
                    <w:rPr>
                      <w:rFonts w:ascii="MS Gothic" w:eastAsia="MS Gothic" w:hAnsi="MS Gothic" w:cstheme="minorHAnsi" w:hint="eastAsia"/>
                    </w:rPr>
                    <w:delText>☐</w:delText>
                  </w:r>
                </w:del>
              </w:sdtContent>
            </w:sdt>
          </w:p>
        </w:tc>
        <w:tc>
          <w:tcPr>
            <w:tcW w:w="10080" w:type="dxa"/>
            <w:gridSpan w:val="2"/>
            <w:shd w:val="clear" w:color="auto" w:fill="FFFFFF" w:themeFill="background1"/>
          </w:tcPr>
          <w:p w14:paraId="2B632474" w14:textId="5E8BAC0A" w:rsidR="00E4581B" w:rsidRDefault="00E4581B" w:rsidP="001C1281">
            <w:r>
              <w:t xml:space="preserve">Avoid technical jargon </w:t>
            </w:r>
          </w:p>
        </w:tc>
      </w:tr>
      <w:tr w:rsidR="002C6077" w14:paraId="64150889" w14:textId="77777777" w:rsidTr="002D4A5B">
        <w:tc>
          <w:tcPr>
            <w:tcW w:w="625" w:type="dxa"/>
            <w:shd w:val="clear" w:color="auto" w:fill="FFFFFF" w:themeFill="background1"/>
          </w:tcPr>
          <w:p w14:paraId="073F9201" w14:textId="00A8E115" w:rsidR="002C6077" w:rsidRDefault="002C6077" w:rsidP="001C1281">
            <w:pPr>
              <w:rPr>
                <w:rFonts w:ascii="MS Gothic" w:eastAsia="MS Gothic" w:hAnsi="MS Gothic" w:cstheme="minorHAnsi"/>
              </w:rPr>
            </w:pPr>
            <w:r>
              <w:rPr>
                <w:rFonts w:ascii="MS Gothic" w:eastAsia="MS Gothic" w:hAnsi="MS Gothic" w:cstheme="minorHAnsi"/>
              </w:rPr>
              <w:t xml:space="preserve"> </w:t>
            </w:r>
            <w:sdt>
              <w:sdtPr>
                <w:rPr>
                  <w:rFonts w:ascii="MS Gothic" w:eastAsia="MS Gothic" w:hAnsi="MS Gothic" w:cstheme="minorHAnsi"/>
                </w:rPr>
                <w:id w:val="-959178259"/>
                <w14:checkbox>
                  <w14:checked w14:val="1"/>
                  <w14:checkedState w14:val="2612" w14:font="MS Gothic"/>
                  <w14:uncheckedState w14:val="2610" w14:font="MS Gothic"/>
                </w14:checkbox>
              </w:sdtPr>
              <w:sdtContent>
                <w:ins w:id="86" w:author="Gasaway, Mike (gasawaml)" w:date="2026-07-03T10:13:00Z" w16du:dateUtc="2026-07-03T14:13:00Z">
                  <w:r w:rsidR="006057BA">
                    <w:rPr>
                      <w:rFonts w:ascii="MS Gothic" w:eastAsia="MS Gothic" w:hAnsi="MS Gothic" w:cstheme="minorHAnsi" w:hint="eastAsia"/>
                    </w:rPr>
                    <w:t>☒</w:t>
                  </w:r>
                </w:ins>
                <w:del w:id="87" w:author="Gasaway, Mike (gasawaml)" w:date="2026-07-03T10:13:00Z" w16du:dateUtc="2026-07-03T14:13:00Z">
                  <w:r w:rsidDel="006057BA">
                    <w:rPr>
                      <w:rFonts w:ascii="MS Gothic" w:eastAsia="MS Gothic" w:hAnsi="MS Gothic" w:cstheme="minorHAnsi" w:hint="eastAsia"/>
                    </w:rPr>
                    <w:delText>☐</w:delText>
                  </w:r>
                </w:del>
              </w:sdtContent>
            </w:sdt>
          </w:p>
        </w:tc>
        <w:tc>
          <w:tcPr>
            <w:tcW w:w="10080" w:type="dxa"/>
            <w:gridSpan w:val="2"/>
            <w:shd w:val="clear" w:color="auto" w:fill="FFFFFF" w:themeFill="background1"/>
          </w:tcPr>
          <w:p w14:paraId="2CD0DF58" w14:textId="3A4D089D" w:rsidR="002C6077" w:rsidRDefault="00D466A2" w:rsidP="001C1281">
            <w:r>
              <w:t>M</w:t>
            </w:r>
            <w:r w:rsidR="002C6077" w:rsidRPr="003F0A0F">
              <w:t xml:space="preserve">essages sent through email will be encrypted. </w:t>
            </w:r>
            <w:r w:rsidR="002C6077" w:rsidRPr="008C4127">
              <w:t xml:space="preserve">Recruitment messages (text messages, voicemails, letters, emails) </w:t>
            </w:r>
            <w:r w:rsidR="002C6077">
              <w:t>will</w:t>
            </w:r>
            <w:r w:rsidR="002C6077" w:rsidRPr="008C4127">
              <w:t xml:space="preserve"> not include sensitive</w:t>
            </w:r>
            <w:r>
              <w:t xml:space="preserve"> identifiable</w:t>
            </w:r>
            <w:r w:rsidR="002C6077" w:rsidRPr="008C4127">
              <w:t xml:space="preserve"> data such as diagnoses, lab results</w:t>
            </w:r>
            <w:r w:rsidR="003F0A0F">
              <w:t>,</w:t>
            </w:r>
            <w:r w:rsidR="002C6077" w:rsidRPr="008C4127">
              <w:t xml:space="preserve"> or the locations where services were received. General language, such as “a research opportunity” </w:t>
            </w:r>
            <w:r w:rsidR="002C6077">
              <w:t>will</w:t>
            </w:r>
            <w:r w:rsidR="002C6077" w:rsidRPr="008C4127">
              <w:t xml:space="preserve"> be used.</w:t>
            </w:r>
          </w:p>
        </w:tc>
      </w:tr>
      <w:tr w:rsidR="001C1281" w14:paraId="3247FC07" w14:textId="77777777" w:rsidTr="471CC601">
        <w:tc>
          <w:tcPr>
            <w:tcW w:w="10705" w:type="dxa"/>
            <w:gridSpan w:val="3"/>
            <w:shd w:val="clear" w:color="auto" w:fill="BFBFBF" w:themeFill="background1" w:themeFillShade="BF"/>
          </w:tcPr>
          <w:p w14:paraId="0B9D72C1" w14:textId="643172A2" w:rsidR="001C1281" w:rsidRDefault="001C1281" w:rsidP="001C1281">
            <w:pPr>
              <w:pStyle w:val="Heading3"/>
              <w:numPr>
                <w:ilvl w:val="1"/>
                <w:numId w:val="11"/>
              </w:numPr>
              <w:rPr>
                <w:rFonts w:cstheme="minorHAnsi"/>
              </w:rPr>
            </w:pPr>
            <w:r w:rsidRPr="000B1008">
              <w:rPr>
                <w:b/>
                <w:bCs/>
              </w:rPr>
              <w:t>International Research</w:t>
            </w:r>
          </w:p>
        </w:tc>
      </w:tr>
      <w:tr w:rsidR="001C1281" w14:paraId="7C6C6BBA" w14:textId="77777777" w:rsidTr="471CC601">
        <w:tc>
          <w:tcPr>
            <w:tcW w:w="10705" w:type="dxa"/>
            <w:gridSpan w:val="3"/>
          </w:tcPr>
          <w:p w14:paraId="02F46B82" w14:textId="77777777" w:rsidR="001C1281" w:rsidRPr="005119FE" w:rsidRDefault="001C1281" w:rsidP="001C1281">
            <w:pPr>
              <w:pStyle w:val="StatementLevel1"/>
              <w:rPr>
                <w:rFonts w:asciiTheme="minorHAnsi" w:hAnsiTheme="minorHAnsi" w:cstheme="minorHAnsi"/>
                <w:sz w:val="22"/>
                <w:szCs w:val="22"/>
              </w:rPr>
            </w:pPr>
            <w:r>
              <w:rPr>
                <w:rFonts w:asciiTheme="minorHAnsi" w:hAnsiTheme="minorHAnsi" w:cstheme="minorHAnsi"/>
                <w:sz w:val="22"/>
                <w:szCs w:val="22"/>
              </w:rPr>
              <w:t xml:space="preserve">Is this an international study recruiting participants residing outside the United States while completing study activities? </w:t>
            </w:r>
            <w:r w:rsidRPr="00A940DE">
              <w:rPr>
                <w:rFonts w:asciiTheme="minorHAnsi" w:hAnsiTheme="minorHAnsi" w:cstheme="minorHAnsi"/>
                <w:b/>
                <w:bCs/>
                <w:sz w:val="22"/>
                <w:szCs w:val="22"/>
              </w:rPr>
              <w:t>(NOTE: If yes, refer to HRP 399 WORKSHEET – INTERNATIONAL RESEARCH for additional considerations.)</w:t>
            </w:r>
          </w:p>
          <w:p w14:paraId="75CD0622" w14:textId="7EACFDA6" w:rsidR="001C1281" w:rsidRDefault="00000000" w:rsidP="001C1281">
            <w:pPr>
              <w:pStyle w:val="StatementLevel1"/>
              <w:rPr>
                <w:rFonts w:asciiTheme="minorHAnsi" w:hAnsiTheme="minorHAnsi" w:cstheme="minorBidi"/>
                <w:b/>
                <w:bCs/>
                <w:sz w:val="22"/>
                <w:szCs w:val="22"/>
              </w:rPr>
            </w:pPr>
            <w:sdt>
              <w:sdtPr>
                <w:rPr>
                  <w:rFonts w:asciiTheme="minorHAnsi" w:hAnsiTheme="minorHAnsi" w:cstheme="minorBidi"/>
                  <w:sz w:val="22"/>
                  <w:szCs w:val="22"/>
                </w:rPr>
                <w:id w:val="1283080146"/>
                <w14:checkbox>
                  <w14:checked w14:val="0"/>
                  <w14:checkedState w14:val="2612" w14:font="MS Gothic"/>
                  <w14:uncheckedState w14:val="2610" w14:font="MS Gothic"/>
                </w14:checkbox>
              </w:sdtPr>
              <w:sdtContent>
                <w:r w:rsidR="001C1281">
                  <w:rPr>
                    <w:rFonts w:ascii="MS Gothic" w:eastAsia="MS Gothic" w:hAnsi="MS Gothic" w:cstheme="minorBidi" w:hint="eastAsia"/>
                    <w:sz w:val="22"/>
                    <w:szCs w:val="22"/>
                  </w:rPr>
                  <w:t>☐</w:t>
                </w:r>
              </w:sdtContent>
            </w:sdt>
            <w:r w:rsidR="001C1281" w:rsidRPr="471CC601">
              <w:rPr>
                <w:rFonts w:asciiTheme="minorHAnsi" w:hAnsiTheme="minorHAnsi" w:cstheme="minorBidi"/>
                <w:b/>
                <w:bCs/>
                <w:sz w:val="22"/>
                <w:szCs w:val="22"/>
              </w:rPr>
              <w:t xml:space="preserve"> </w:t>
            </w:r>
            <w:r w:rsidR="001C1281" w:rsidRPr="471CC601">
              <w:rPr>
                <w:rFonts w:asciiTheme="minorHAnsi" w:hAnsiTheme="minorHAnsi" w:cstheme="minorBidi"/>
                <w:sz w:val="22"/>
                <w:szCs w:val="22"/>
              </w:rPr>
              <w:t xml:space="preserve">YES    </w:t>
            </w:r>
            <w:r w:rsidR="001C1281" w:rsidRPr="471CC601">
              <w:rPr>
                <w:rFonts w:asciiTheme="minorHAnsi" w:hAnsiTheme="minorHAnsi" w:cstheme="minorBidi"/>
                <w:b/>
                <w:bCs/>
                <w:sz w:val="22"/>
                <w:szCs w:val="22"/>
              </w:rPr>
              <w:t xml:space="preserve">            </w:t>
            </w:r>
            <w:sdt>
              <w:sdtPr>
                <w:rPr>
                  <w:rFonts w:asciiTheme="minorHAnsi" w:hAnsiTheme="minorHAnsi" w:cstheme="minorBidi"/>
                  <w:sz w:val="22"/>
                  <w:szCs w:val="22"/>
                </w:rPr>
                <w:id w:val="-1557461772"/>
                <w14:checkbox>
                  <w14:checked w14:val="1"/>
                  <w14:checkedState w14:val="2612" w14:font="MS Gothic"/>
                  <w14:uncheckedState w14:val="2610" w14:font="MS Gothic"/>
                </w14:checkbox>
              </w:sdtPr>
              <w:sdtContent>
                <w:ins w:id="88" w:author="Gasaway, Mike (gasawaml)" w:date="2026-07-03T10:13:00Z" w16du:dateUtc="2026-07-03T14:13:00Z">
                  <w:r w:rsidR="006057BA">
                    <w:rPr>
                      <w:rFonts w:ascii="MS Gothic" w:eastAsia="MS Gothic" w:hAnsi="MS Gothic" w:cstheme="minorBidi" w:hint="eastAsia"/>
                      <w:sz w:val="22"/>
                      <w:szCs w:val="22"/>
                    </w:rPr>
                    <w:t>☒</w:t>
                  </w:r>
                </w:ins>
                <w:del w:id="89" w:author="Gasaway, Mike (gasawaml)" w:date="2026-07-03T10:13:00Z" w16du:dateUtc="2026-07-03T14:13:00Z">
                  <w:r w:rsidR="001C1281" w:rsidRPr="471CC601" w:rsidDel="006057BA">
                    <w:rPr>
                      <w:rFonts w:ascii="MS Gothic" w:eastAsia="MS Gothic" w:hAnsi="MS Gothic" w:cstheme="minorBidi"/>
                      <w:sz w:val="22"/>
                      <w:szCs w:val="22"/>
                    </w:rPr>
                    <w:delText>☐</w:delText>
                  </w:r>
                </w:del>
              </w:sdtContent>
            </w:sdt>
            <w:r w:rsidR="001C1281" w:rsidRPr="471CC601">
              <w:rPr>
                <w:rFonts w:asciiTheme="minorHAnsi" w:hAnsiTheme="minorHAnsi" w:cstheme="minorBidi"/>
                <w:b/>
                <w:bCs/>
                <w:sz w:val="22"/>
                <w:szCs w:val="22"/>
              </w:rPr>
              <w:t xml:space="preserve"> </w:t>
            </w:r>
            <w:r w:rsidR="001C1281" w:rsidRPr="471CC601">
              <w:rPr>
                <w:rFonts w:asciiTheme="minorHAnsi" w:hAnsiTheme="minorHAnsi" w:cstheme="minorBidi"/>
                <w:sz w:val="22"/>
                <w:szCs w:val="22"/>
              </w:rPr>
              <w:t>NO (</w:t>
            </w:r>
            <w:r w:rsidR="001C1281" w:rsidRPr="471CC601">
              <w:rPr>
                <w:rFonts w:asciiTheme="minorHAnsi" w:hAnsiTheme="minorHAnsi" w:cstheme="minorBidi"/>
                <w:i/>
                <w:iCs/>
                <w:sz w:val="22"/>
                <w:szCs w:val="22"/>
              </w:rPr>
              <w:t xml:space="preserve">If </w:t>
            </w:r>
            <w:proofErr w:type="gramStart"/>
            <w:r w:rsidR="001C1281" w:rsidRPr="471CC601">
              <w:rPr>
                <w:rFonts w:asciiTheme="minorHAnsi" w:hAnsiTheme="minorHAnsi" w:cstheme="minorBidi"/>
                <w:i/>
                <w:iCs/>
                <w:sz w:val="22"/>
                <w:szCs w:val="22"/>
              </w:rPr>
              <w:t>No</w:t>
            </w:r>
            <w:proofErr w:type="gramEnd"/>
            <w:r w:rsidR="001C1281" w:rsidRPr="471CC601">
              <w:rPr>
                <w:rFonts w:asciiTheme="minorHAnsi" w:hAnsiTheme="minorHAnsi" w:cstheme="minorBidi"/>
                <w:i/>
                <w:iCs/>
                <w:sz w:val="22"/>
                <w:szCs w:val="22"/>
              </w:rPr>
              <w:t xml:space="preserve">, skip to </w:t>
            </w:r>
            <w:r w:rsidR="001C1281">
              <w:rPr>
                <w:rFonts w:asciiTheme="minorHAnsi" w:hAnsiTheme="minorHAnsi" w:cstheme="minorBidi"/>
                <w:i/>
                <w:iCs/>
                <w:sz w:val="22"/>
                <w:szCs w:val="22"/>
              </w:rPr>
              <w:t>4</w:t>
            </w:r>
            <w:r w:rsidR="001C1281" w:rsidRPr="471CC601">
              <w:rPr>
                <w:rFonts w:asciiTheme="minorHAnsi" w:hAnsiTheme="minorHAnsi" w:cstheme="minorBidi"/>
                <w:i/>
                <w:iCs/>
                <w:sz w:val="22"/>
                <w:szCs w:val="22"/>
              </w:rPr>
              <w:t>.7 Costs</w:t>
            </w:r>
            <w:r w:rsidR="001C1281" w:rsidRPr="471CC601">
              <w:rPr>
                <w:rFonts w:asciiTheme="minorHAnsi" w:hAnsiTheme="minorHAnsi" w:cstheme="minorBidi"/>
                <w:sz w:val="22"/>
                <w:szCs w:val="22"/>
              </w:rPr>
              <w:t>)</w:t>
            </w:r>
          </w:p>
          <w:p w14:paraId="55713120" w14:textId="77777777" w:rsidR="001C1281" w:rsidRPr="00A13144" w:rsidRDefault="001C1281" w:rsidP="001C1281">
            <w:pPr>
              <w:rPr>
                <w:rFonts w:cstheme="minorHAnsi"/>
              </w:rPr>
            </w:pPr>
            <w:r>
              <w:rPr>
                <w:rFonts w:asciiTheme="majorHAnsi" w:hAnsiTheme="majorHAnsi" w:cstheme="majorHAnsi"/>
              </w:rPr>
              <w:t>Name of Location(s)</w:t>
            </w:r>
            <w:r>
              <w:rPr>
                <w:rFonts w:cstheme="minorHAnsi"/>
              </w:rPr>
              <w:t>:</w:t>
            </w:r>
            <w:r w:rsidRPr="00A13144">
              <w:rPr>
                <w:rFonts w:cstheme="minorHAnsi"/>
              </w:rPr>
              <w:t xml:space="preserve"> </w:t>
            </w:r>
          </w:p>
          <w:p w14:paraId="1FA79E30" w14:textId="5009491D" w:rsidR="001C1281" w:rsidRDefault="001C1281" w:rsidP="001C1281">
            <w:pPr>
              <w:rPr>
                <w:i/>
                <w:iCs/>
                <w:shd w:val="clear" w:color="auto" w:fill="E7E6E6" w:themeFill="background2"/>
              </w:rPr>
            </w:pPr>
            <w:r w:rsidRPr="471CC601">
              <w:rPr>
                <w:i/>
                <w:iCs/>
                <w:shd w:val="clear" w:color="auto" w:fill="E7E6E6" w:themeFill="background2"/>
              </w:rPr>
              <w:t>Describe city(</w:t>
            </w:r>
            <w:proofErr w:type="spellStart"/>
            <w:r w:rsidRPr="471CC601">
              <w:rPr>
                <w:i/>
                <w:iCs/>
                <w:shd w:val="clear" w:color="auto" w:fill="E7E6E6" w:themeFill="background2"/>
              </w:rPr>
              <w:t>ies</w:t>
            </w:r>
            <w:proofErr w:type="spellEnd"/>
            <w:r w:rsidRPr="471CC601">
              <w:rPr>
                <w:i/>
                <w:iCs/>
                <w:shd w:val="clear" w:color="auto" w:fill="E7E6E6" w:themeFill="background2"/>
              </w:rPr>
              <w:t>), region(s), country(</w:t>
            </w:r>
            <w:proofErr w:type="spellStart"/>
            <w:r w:rsidRPr="471CC601">
              <w:rPr>
                <w:i/>
                <w:iCs/>
                <w:shd w:val="clear" w:color="auto" w:fill="E7E6E6" w:themeFill="background2"/>
              </w:rPr>
              <w:t>ies</w:t>
            </w:r>
            <w:proofErr w:type="spellEnd"/>
            <w:r w:rsidRPr="471CC601">
              <w:rPr>
                <w:i/>
                <w:iCs/>
                <w:shd w:val="clear" w:color="auto" w:fill="E7E6E6" w:themeFill="background2"/>
              </w:rPr>
              <w:t>), community(</w:t>
            </w:r>
            <w:proofErr w:type="spellStart"/>
            <w:r w:rsidRPr="471CC601">
              <w:rPr>
                <w:i/>
                <w:iCs/>
                <w:shd w:val="clear" w:color="auto" w:fill="E7E6E6" w:themeFill="background2"/>
              </w:rPr>
              <w:t>ies</w:t>
            </w:r>
            <w:proofErr w:type="spellEnd"/>
            <w:r w:rsidRPr="471CC601">
              <w:rPr>
                <w:i/>
                <w:iCs/>
                <w:shd w:val="clear" w:color="auto" w:fill="E7E6E6" w:themeFill="background2"/>
              </w:rPr>
              <w:t>), and institutions/locations.</w:t>
            </w:r>
          </w:p>
        </w:tc>
      </w:tr>
      <w:tr w:rsidR="001C1281" w14:paraId="1CDE8904" w14:textId="77777777" w:rsidTr="471CC601">
        <w:tc>
          <w:tcPr>
            <w:tcW w:w="10705" w:type="dxa"/>
            <w:gridSpan w:val="3"/>
            <w:shd w:val="clear" w:color="auto" w:fill="F2F2F2" w:themeFill="background1" w:themeFillShade="F2"/>
          </w:tcPr>
          <w:p w14:paraId="633FAD0C" w14:textId="6507B6E2" w:rsidR="001C1281" w:rsidRDefault="001C1281" w:rsidP="001C1281">
            <w:pPr>
              <w:pStyle w:val="Heading3"/>
              <w:numPr>
                <w:ilvl w:val="2"/>
                <w:numId w:val="11"/>
              </w:numPr>
              <w:rPr>
                <w:rFonts w:asciiTheme="minorHAnsi" w:hAnsiTheme="minorHAnsi" w:cstheme="minorHAnsi"/>
                <w:sz w:val="22"/>
                <w:szCs w:val="22"/>
              </w:rPr>
            </w:pPr>
            <w:r w:rsidRPr="0008787B">
              <w:rPr>
                <w:b/>
                <w:bCs/>
              </w:rPr>
              <w:t>Oversight And Local Review</w:t>
            </w:r>
          </w:p>
        </w:tc>
      </w:tr>
      <w:tr w:rsidR="001C1281" w14:paraId="3B6E6690" w14:textId="77777777" w:rsidTr="471CC601">
        <w:tc>
          <w:tcPr>
            <w:tcW w:w="625" w:type="dxa"/>
          </w:tcPr>
          <w:p w14:paraId="78D16BE9" w14:textId="44ADE295" w:rsidR="001C1281" w:rsidRDefault="00000000" w:rsidP="001C1281">
            <w:pPr>
              <w:pStyle w:val="StatementLevel1"/>
              <w:jc w:val="center"/>
              <w:rPr>
                <w:rFonts w:asciiTheme="minorHAnsi" w:hAnsiTheme="minorHAnsi" w:cstheme="minorBidi"/>
                <w:sz w:val="22"/>
                <w:szCs w:val="22"/>
              </w:rPr>
            </w:pPr>
            <w:sdt>
              <w:sdtPr>
                <w:rPr>
                  <w:rFonts w:asciiTheme="minorHAnsi" w:hAnsiTheme="minorHAnsi" w:cstheme="minorBidi"/>
                  <w:sz w:val="22"/>
                  <w:szCs w:val="22"/>
                </w:rPr>
                <w:id w:val="-704097413"/>
                <w14:checkbox>
                  <w14:checked w14:val="0"/>
                  <w14:checkedState w14:val="2612" w14:font="MS Gothic"/>
                  <w14:uncheckedState w14:val="2610" w14:font="MS Gothic"/>
                </w14:checkbox>
              </w:sdtPr>
              <w:sdtContent>
                <w:r w:rsidR="001C1281" w:rsidRPr="471CC601">
                  <w:rPr>
                    <w:rFonts w:ascii="MS Gothic" w:eastAsia="MS Gothic" w:hAnsi="MS Gothic" w:cstheme="minorBidi"/>
                    <w:sz w:val="22"/>
                    <w:szCs w:val="22"/>
                  </w:rPr>
                  <w:t>☐</w:t>
                </w:r>
              </w:sdtContent>
            </w:sdt>
          </w:p>
        </w:tc>
        <w:tc>
          <w:tcPr>
            <w:tcW w:w="10080" w:type="dxa"/>
            <w:gridSpan w:val="2"/>
          </w:tcPr>
          <w:p w14:paraId="0FF815F1" w14:textId="6D60FE01" w:rsidR="001C1281" w:rsidRDefault="001C1281" w:rsidP="001C1281">
            <w:pPr>
              <w:pStyle w:val="StatementLevel1"/>
              <w:rPr>
                <w:rFonts w:asciiTheme="minorHAnsi" w:hAnsiTheme="minorHAnsi" w:cstheme="minorHAnsi"/>
                <w:sz w:val="22"/>
                <w:szCs w:val="22"/>
              </w:rPr>
            </w:pPr>
            <w:r w:rsidRPr="00B71AD4">
              <w:rPr>
                <w:rFonts w:asciiTheme="minorHAnsi" w:hAnsiTheme="minorHAnsi" w:cstheme="minorHAnsi"/>
                <w:sz w:val="22"/>
                <w:szCs w:val="22"/>
              </w:rPr>
              <w:t>The local research regulations require review by the IRB, ethics committee, or government entity that is providing review of the study in the host country.</w:t>
            </w:r>
          </w:p>
        </w:tc>
      </w:tr>
      <w:tr w:rsidR="001C1281" w14:paraId="2A924425" w14:textId="77777777" w:rsidTr="471CC601">
        <w:tc>
          <w:tcPr>
            <w:tcW w:w="625" w:type="dxa"/>
          </w:tcPr>
          <w:p w14:paraId="64BD2C20" w14:textId="77777777" w:rsidR="001C1281" w:rsidRDefault="001C1281" w:rsidP="001C1281">
            <w:pPr>
              <w:pStyle w:val="StatementLevel1"/>
              <w:rPr>
                <w:rFonts w:asciiTheme="minorHAnsi" w:hAnsiTheme="minorHAnsi" w:cstheme="minorHAnsi"/>
                <w:sz w:val="22"/>
                <w:szCs w:val="22"/>
              </w:rPr>
            </w:pPr>
          </w:p>
        </w:tc>
        <w:tc>
          <w:tcPr>
            <w:tcW w:w="630" w:type="dxa"/>
          </w:tcPr>
          <w:p w14:paraId="21C29C1F" w14:textId="2E4C780B" w:rsidR="001C1281" w:rsidRDefault="00000000" w:rsidP="001C1281">
            <w:pPr>
              <w:pStyle w:val="StatementLevel1"/>
              <w:jc w:val="center"/>
              <w:rPr>
                <w:rFonts w:asciiTheme="minorHAnsi" w:hAnsiTheme="minorHAnsi" w:cstheme="minorHAnsi"/>
                <w:sz w:val="22"/>
                <w:szCs w:val="22"/>
              </w:rPr>
            </w:pPr>
            <w:sdt>
              <w:sdtPr>
                <w:rPr>
                  <w:rFonts w:asciiTheme="minorHAnsi" w:hAnsiTheme="minorHAnsi" w:cstheme="minorHAnsi"/>
                  <w:sz w:val="22"/>
                  <w:szCs w:val="22"/>
                </w:rPr>
                <w:id w:val="2114239573"/>
                <w14:checkbox>
                  <w14:checked w14:val="0"/>
                  <w14:checkedState w14:val="2612" w14:font="MS Gothic"/>
                  <w14:uncheckedState w14:val="2610" w14:font="MS Gothic"/>
                </w14:checkbox>
              </w:sdtPr>
              <w:sdtContent>
                <w:r w:rsidR="001C1281">
                  <w:rPr>
                    <w:rFonts w:ascii="MS Gothic" w:eastAsia="MS Gothic" w:hAnsi="MS Gothic" w:cstheme="minorHAnsi" w:hint="eastAsia"/>
                    <w:sz w:val="22"/>
                    <w:szCs w:val="22"/>
                  </w:rPr>
                  <w:t>☐</w:t>
                </w:r>
              </w:sdtContent>
            </w:sdt>
          </w:p>
        </w:tc>
        <w:tc>
          <w:tcPr>
            <w:tcW w:w="9450" w:type="dxa"/>
          </w:tcPr>
          <w:p w14:paraId="1764964A" w14:textId="598F8FE5" w:rsidR="001C1281" w:rsidRPr="00350783" w:rsidRDefault="001C1281" w:rsidP="001C1281">
            <w:pPr>
              <w:rPr>
                <w:i/>
                <w:iCs/>
              </w:rPr>
            </w:pPr>
            <w:r w:rsidRPr="00350783">
              <w:rPr>
                <w:rFonts w:eastAsiaTheme="minorEastAsia"/>
              </w:rPr>
              <w:t xml:space="preserve">If local review is required, then the approval letter is attached with name and contact information </w:t>
            </w:r>
          </w:p>
          <w:p w14:paraId="4852C667" w14:textId="574ADD95" w:rsidR="001C1281" w:rsidRDefault="001C1281" w:rsidP="001C1281">
            <w:pPr>
              <w:rPr>
                <w:i/>
                <w:iCs/>
              </w:rPr>
            </w:pPr>
            <w:r w:rsidRPr="00350783">
              <w:rPr>
                <w:i/>
                <w:iCs/>
                <w:shd w:val="clear" w:color="auto" w:fill="E7E6E6" w:themeFill="background2"/>
              </w:rPr>
              <w:t>If approval has not been obtained, please describe the status or delay.</w:t>
            </w:r>
          </w:p>
        </w:tc>
      </w:tr>
      <w:tr w:rsidR="001C1281" w14:paraId="4EFE14A3" w14:textId="77777777" w:rsidTr="471CC601">
        <w:tc>
          <w:tcPr>
            <w:tcW w:w="625" w:type="dxa"/>
          </w:tcPr>
          <w:p w14:paraId="79FD9EC8" w14:textId="61245AB8" w:rsidR="001C1281" w:rsidRDefault="00000000" w:rsidP="001C1281">
            <w:pPr>
              <w:pStyle w:val="StatementLevel1"/>
              <w:jc w:val="center"/>
              <w:rPr>
                <w:rFonts w:asciiTheme="minorHAnsi" w:hAnsiTheme="minorHAnsi" w:cstheme="minorHAnsi"/>
                <w:sz w:val="22"/>
                <w:szCs w:val="22"/>
              </w:rPr>
            </w:pPr>
            <w:sdt>
              <w:sdtPr>
                <w:rPr>
                  <w:rFonts w:asciiTheme="minorHAnsi" w:hAnsiTheme="minorHAnsi" w:cstheme="minorHAnsi"/>
                  <w:sz w:val="22"/>
                  <w:szCs w:val="22"/>
                </w:rPr>
                <w:id w:val="2099824118"/>
                <w14:checkbox>
                  <w14:checked w14:val="0"/>
                  <w14:checkedState w14:val="2612" w14:font="MS Gothic"/>
                  <w14:uncheckedState w14:val="2610" w14:font="MS Gothic"/>
                </w14:checkbox>
              </w:sdtPr>
              <w:sdtContent>
                <w:r w:rsidR="001C1281">
                  <w:rPr>
                    <w:rFonts w:ascii="MS Gothic" w:eastAsia="MS Gothic" w:hAnsi="MS Gothic" w:cstheme="minorHAnsi" w:hint="eastAsia"/>
                    <w:sz w:val="22"/>
                    <w:szCs w:val="22"/>
                  </w:rPr>
                  <w:t>☐</w:t>
                </w:r>
              </w:sdtContent>
            </w:sdt>
          </w:p>
        </w:tc>
        <w:tc>
          <w:tcPr>
            <w:tcW w:w="10080" w:type="dxa"/>
            <w:gridSpan w:val="2"/>
          </w:tcPr>
          <w:p w14:paraId="42ABAC4E" w14:textId="17D108FD" w:rsidR="001C1281" w:rsidRPr="00350783" w:rsidRDefault="001C1281" w:rsidP="001C1281">
            <w:pPr>
              <w:pStyle w:val="StatementLevel1"/>
              <w:rPr>
                <w:rFonts w:asciiTheme="minorHAnsi" w:eastAsiaTheme="minorEastAsia" w:hAnsiTheme="minorHAnsi" w:cstheme="minorBidi"/>
                <w:sz w:val="22"/>
                <w:szCs w:val="22"/>
              </w:rPr>
            </w:pPr>
            <w:r w:rsidRPr="00350783">
              <w:rPr>
                <w:rFonts w:asciiTheme="minorHAnsi" w:eastAsiaTheme="minorEastAsia" w:hAnsiTheme="minorHAnsi" w:cstheme="minorBidi"/>
                <w:sz w:val="22"/>
                <w:szCs w:val="22"/>
              </w:rPr>
              <w:t xml:space="preserve">There is no local formal review body </w:t>
            </w:r>
          </w:p>
        </w:tc>
      </w:tr>
      <w:tr w:rsidR="001C1281" w14:paraId="1AFFF042" w14:textId="77777777" w:rsidTr="471CC601">
        <w:tc>
          <w:tcPr>
            <w:tcW w:w="625" w:type="dxa"/>
          </w:tcPr>
          <w:p w14:paraId="6595D2A6" w14:textId="77777777" w:rsidR="001C1281" w:rsidRDefault="001C1281" w:rsidP="001C1281">
            <w:pPr>
              <w:pStyle w:val="StatementLevel1"/>
              <w:rPr>
                <w:rFonts w:asciiTheme="minorHAnsi" w:hAnsiTheme="minorHAnsi" w:cstheme="minorHAnsi"/>
                <w:sz w:val="22"/>
                <w:szCs w:val="22"/>
              </w:rPr>
            </w:pPr>
          </w:p>
        </w:tc>
        <w:tc>
          <w:tcPr>
            <w:tcW w:w="630" w:type="dxa"/>
          </w:tcPr>
          <w:p w14:paraId="3FBF299C" w14:textId="0AF6A69A" w:rsidR="001C1281" w:rsidRPr="008349B4" w:rsidRDefault="00000000" w:rsidP="001C1281">
            <w:pPr>
              <w:pStyle w:val="StatementLevel1"/>
              <w:jc w:val="center"/>
              <w:rPr>
                <w:rFonts w:ascii="Segoe UI Symbol" w:hAnsi="Segoe UI Symbol" w:cs="Segoe UI Symbol"/>
                <w:b/>
                <w:bCs/>
                <w:sz w:val="24"/>
              </w:rPr>
            </w:pPr>
            <w:sdt>
              <w:sdtPr>
                <w:rPr>
                  <w:rFonts w:asciiTheme="minorHAnsi" w:hAnsiTheme="minorHAnsi" w:cstheme="minorHAnsi"/>
                  <w:sz w:val="22"/>
                  <w:szCs w:val="22"/>
                </w:rPr>
                <w:id w:val="245158390"/>
                <w14:checkbox>
                  <w14:checked w14:val="0"/>
                  <w14:checkedState w14:val="2612" w14:font="MS Gothic"/>
                  <w14:uncheckedState w14:val="2610" w14:font="MS Gothic"/>
                </w14:checkbox>
              </w:sdtPr>
              <w:sdtContent>
                <w:r w:rsidR="001C1281">
                  <w:rPr>
                    <w:rFonts w:ascii="MS Gothic" w:eastAsia="MS Gothic" w:hAnsi="MS Gothic" w:cstheme="minorHAnsi" w:hint="eastAsia"/>
                    <w:sz w:val="22"/>
                    <w:szCs w:val="22"/>
                  </w:rPr>
                  <w:t>☐</w:t>
                </w:r>
              </w:sdtContent>
            </w:sdt>
          </w:p>
        </w:tc>
        <w:tc>
          <w:tcPr>
            <w:tcW w:w="9450" w:type="dxa"/>
          </w:tcPr>
          <w:p w14:paraId="23AC1074" w14:textId="75BB6A60" w:rsidR="001C1281" w:rsidRPr="00350783" w:rsidRDefault="001C1281" w:rsidP="001C1281">
            <w:pPr>
              <w:pStyle w:val="StatementLevel1"/>
              <w:rPr>
                <w:rFonts w:asciiTheme="minorHAnsi" w:eastAsiaTheme="minorEastAsia" w:hAnsiTheme="minorHAnsi" w:cstheme="minorBidi"/>
                <w:sz w:val="22"/>
                <w:szCs w:val="22"/>
              </w:rPr>
            </w:pPr>
            <w:r w:rsidRPr="00350783">
              <w:rPr>
                <w:rFonts w:asciiTheme="minorHAnsi" w:eastAsiaTheme="minorEastAsia" w:hAnsiTheme="minorHAnsi" w:cstheme="minorBidi"/>
                <w:sz w:val="22"/>
                <w:szCs w:val="22"/>
              </w:rPr>
              <w:t>A letter of support from a local expert or authority is attached. The name and contact information of a person not affiliated with the research with expertise on local context of the country or community where the research will be conducted is attached.</w:t>
            </w:r>
          </w:p>
        </w:tc>
      </w:tr>
      <w:tr w:rsidR="001C1281" w14:paraId="5A2E7104" w14:textId="77777777" w:rsidTr="471CC601">
        <w:tc>
          <w:tcPr>
            <w:tcW w:w="10705" w:type="dxa"/>
            <w:gridSpan w:val="3"/>
            <w:shd w:val="clear" w:color="auto" w:fill="F2F2F2" w:themeFill="background1" w:themeFillShade="F2"/>
          </w:tcPr>
          <w:p w14:paraId="76CE0F50" w14:textId="7ECF2776" w:rsidR="001C1281" w:rsidRDefault="001C1281" w:rsidP="001C1281">
            <w:pPr>
              <w:pStyle w:val="Heading3"/>
              <w:numPr>
                <w:ilvl w:val="2"/>
                <w:numId w:val="11"/>
              </w:numPr>
              <w:rPr>
                <w:rFonts w:asciiTheme="minorHAnsi" w:eastAsiaTheme="minorEastAsia" w:hAnsiTheme="minorHAnsi" w:cstheme="minorBidi"/>
              </w:rPr>
            </w:pPr>
            <w:r w:rsidRPr="00A32CF8">
              <w:rPr>
                <w:rFonts w:hint="eastAsia"/>
                <w:b/>
                <w:bCs/>
              </w:rPr>
              <w:t>L</w:t>
            </w:r>
            <w:r w:rsidRPr="00A32CF8">
              <w:rPr>
                <w:b/>
                <w:bCs/>
              </w:rPr>
              <w:t>ocal Context</w:t>
            </w:r>
          </w:p>
        </w:tc>
      </w:tr>
      <w:tr w:rsidR="001C1281" w14:paraId="67F1620E" w14:textId="77777777" w:rsidTr="471CC601">
        <w:tc>
          <w:tcPr>
            <w:tcW w:w="10705" w:type="dxa"/>
            <w:gridSpan w:val="3"/>
          </w:tcPr>
          <w:p w14:paraId="6C867441" w14:textId="77777777" w:rsidR="001C1281" w:rsidRPr="00350783" w:rsidRDefault="001C1281" w:rsidP="001C1281">
            <w:pPr>
              <w:pStyle w:val="StatementLevel1"/>
              <w:rPr>
                <w:rFonts w:asciiTheme="minorHAnsi" w:eastAsiaTheme="minorEastAsia" w:hAnsiTheme="minorHAnsi" w:cstheme="minorHAnsi"/>
                <w:sz w:val="22"/>
                <w:szCs w:val="22"/>
              </w:rPr>
            </w:pPr>
            <w:r w:rsidRPr="00350783">
              <w:rPr>
                <w:rFonts w:asciiTheme="minorHAnsi" w:eastAsiaTheme="minorEastAsia" w:hAnsiTheme="minorHAnsi" w:cstheme="minorHAnsi"/>
                <w:sz w:val="22"/>
                <w:szCs w:val="22"/>
              </w:rPr>
              <w:t>Provide scientific/ethical justification for conducting the research in an international setting.</w:t>
            </w:r>
          </w:p>
          <w:p w14:paraId="21703015" w14:textId="25F83534" w:rsidR="001C1281" w:rsidRDefault="001C1281" w:rsidP="001C1281">
            <w:pPr>
              <w:pStyle w:val="StatementLevel1"/>
              <w:rPr>
                <w:i/>
                <w:iCs/>
              </w:rPr>
            </w:pPr>
            <w:r w:rsidRPr="00350783">
              <w:rPr>
                <w:rFonts w:asciiTheme="minorHAnsi" w:hAnsiTheme="minorHAnsi" w:cstheme="minorHAnsi"/>
                <w:i/>
                <w:iCs/>
                <w:sz w:val="22"/>
                <w:szCs w:val="22"/>
                <w:shd w:val="clear" w:color="auto" w:fill="E7E6E6" w:themeFill="background2"/>
              </w:rPr>
              <w:t>Please describe.</w:t>
            </w:r>
          </w:p>
        </w:tc>
      </w:tr>
      <w:tr w:rsidR="001C1281" w14:paraId="74F2B56C" w14:textId="77777777" w:rsidTr="471CC601">
        <w:tc>
          <w:tcPr>
            <w:tcW w:w="10705" w:type="dxa"/>
            <w:gridSpan w:val="3"/>
          </w:tcPr>
          <w:p w14:paraId="011F3559" w14:textId="77777777" w:rsidR="001C1281" w:rsidRPr="00350783" w:rsidRDefault="001C1281" w:rsidP="001C1281">
            <w:pPr>
              <w:pStyle w:val="StatementLevel1"/>
              <w:rPr>
                <w:rFonts w:asciiTheme="minorHAnsi" w:eastAsiaTheme="minorEastAsia" w:hAnsiTheme="minorHAnsi" w:cstheme="minorHAnsi"/>
                <w:sz w:val="22"/>
                <w:szCs w:val="22"/>
              </w:rPr>
            </w:pPr>
            <w:r w:rsidRPr="00350783">
              <w:rPr>
                <w:rFonts w:asciiTheme="minorHAnsi" w:eastAsiaTheme="minorEastAsia" w:hAnsiTheme="minorHAnsi" w:cstheme="minorHAnsi"/>
                <w:sz w:val="22"/>
                <w:szCs w:val="22"/>
              </w:rPr>
              <w:t>Please describe the research team’s knowledge of or experience in the host country.</w:t>
            </w:r>
          </w:p>
          <w:p w14:paraId="31F73D2D" w14:textId="75DF20B3" w:rsidR="001C1281" w:rsidRDefault="001C1281" w:rsidP="001C1281">
            <w:pPr>
              <w:pStyle w:val="StatementLevel1"/>
              <w:rPr>
                <w:i/>
                <w:iCs/>
              </w:rPr>
            </w:pPr>
            <w:r w:rsidRPr="00350783">
              <w:rPr>
                <w:rFonts w:asciiTheme="minorHAnsi" w:hAnsiTheme="minorHAnsi" w:cstheme="minorHAnsi"/>
                <w:i/>
                <w:iCs/>
                <w:sz w:val="22"/>
                <w:szCs w:val="22"/>
                <w:shd w:val="clear" w:color="auto" w:fill="E7E6E6" w:themeFill="background2"/>
              </w:rPr>
              <w:t>Please describe.</w:t>
            </w:r>
          </w:p>
        </w:tc>
      </w:tr>
      <w:tr w:rsidR="001C1281" w14:paraId="08E8A589" w14:textId="77777777" w:rsidTr="471CC601">
        <w:trPr>
          <w:trHeight w:val="495"/>
        </w:trPr>
        <w:tc>
          <w:tcPr>
            <w:tcW w:w="10705" w:type="dxa"/>
            <w:gridSpan w:val="3"/>
          </w:tcPr>
          <w:p w14:paraId="008D053E" w14:textId="350A89E0" w:rsidR="001C1281" w:rsidRPr="00350783" w:rsidRDefault="001C1281" w:rsidP="001C1281">
            <w:pPr>
              <w:pStyle w:val="StatementLevel1"/>
              <w:rPr>
                <w:rFonts w:ascii="Calibri" w:eastAsiaTheme="minorEastAsia" w:hAnsi="Calibri" w:cs="Calibri"/>
                <w:sz w:val="22"/>
                <w:szCs w:val="22"/>
              </w:rPr>
            </w:pPr>
            <w:r w:rsidRPr="00350783">
              <w:rPr>
                <w:rFonts w:ascii="Calibri" w:eastAsiaTheme="minorEastAsia" w:hAnsi="Calibri" w:cs="Calibri"/>
                <w:sz w:val="22"/>
                <w:szCs w:val="22"/>
              </w:rPr>
              <w:t>Please describe local context issues including economic status, current events, socio-political environment, societal beliefs, etc. that may impact research conduct.</w:t>
            </w:r>
          </w:p>
          <w:p w14:paraId="558858C1" w14:textId="42EC86A4" w:rsidR="001C1281" w:rsidRPr="00350783" w:rsidRDefault="001C1281" w:rsidP="001C1281">
            <w:pPr>
              <w:pStyle w:val="StatementLevel1"/>
              <w:rPr>
                <w:rFonts w:ascii="Calibri" w:hAnsi="Calibri" w:cs="Calibri"/>
                <w:i/>
                <w:iCs/>
                <w:sz w:val="22"/>
                <w:szCs w:val="22"/>
              </w:rPr>
            </w:pPr>
            <w:r w:rsidRPr="00350783">
              <w:rPr>
                <w:rFonts w:ascii="Calibri" w:hAnsi="Calibri" w:cs="Calibri"/>
                <w:i/>
                <w:iCs/>
                <w:sz w:val="22"/>
                <w:szCs w:val="22"/>
              </w:rPr>
              <w:t>Please describe or enter NA.</w:t>
            </w:r>
          </w:p>
        </w:tc>
      </w:tr>
      <w:tr w:rsidR="001C1281" w14:paraId="0A6FDBEF" w14:textId="77777777" w:rsidTr="471CC601">
        <w:tc>
          <w:tcPr>
            <w:tcW w:w="10705" w:type="dxa"/>
            <w:gridSpan w:val="3"/>
          </w:tcPr>
          <w:p w14:paraId="1CA7B792" w14:textId="0901834A" w:rsidR="001C1281" w:rsidRPr="00350783" w:rsidRDefault="001C1281" w:rsidP="001C1281">
            <w:pPr>
              <w:pStyle w:val="StatementLevel1"/>
              <w:rPr>
                <w:rFonts w:ascii="Calibri" w:eastAsiaTheme="minorEastAsia" w:hAnsi="Calibri" w:cs="Calibri"/>
                <w:sz w:val="22"/>
                <w:szCs w:val="22"/>
              </w:rPr>
            </w:pPr>
            <w:r w:rsidRPr="00350783">
              <w:rPr>
                <w:rFonts w:ascii="Calibri" w:eastAsiaTheme="minorEastAsia" w:hAnsi="Calibri" w:cs="Calibri"/>
                <w:sz w:val="22"/>
                <w:szCs w:val="22"/>
              </w:rPr>
              <w:t xml:space="preserve">Describe the involvement of organizations, community leaders, or experts in engaging the subject population or conducting </w:t>
            </w:r>
            <w:bookmarkStart w:id="90" w:name="_Int_ITWNygSO"/>
            <w:r w:rsidRPr="00350783">
              <w:rPr>
                <w:rFonts w:ascii="Calibri" w:eastAsiaTheme="minorEastAsia" w:hAnsi="Calibri" w:cs="Calibri"/>
                <w:sz w:val="22"/>
                <w:szCs w:val="22"/>
              </w:rPr>
              <w:t>the research</w:t>
            </w:r>
            <w:bookmarkEnd w:id="90"/>
            <w:r w:rsidRPr="00350783">
              <w:rPr>
                <w:rFonts w:ascii="Calibri" w:eastAsiaTheme="minorEastAsia" w:hAnsi="Calibri" w:cs="Calibri"/>
                <w:sz w:val="22"/>
                <w:szCs w:val="22"/>
              </w:rPr>
              <w:t>.</w:t>
            </w:r>
          </w:p>
          <w:p w14:paraId="092924A7" w14:textId="3550D003" w:rsidR="001C1281" w:rsidRDefault="001C1281" w:rsidP="001C1281">
            <w:pPr>
              <w:pStyle w:val="StatementLevel1"/>
              <w:rPr>
                <w:i/>
                <w:iCs/>
              </w:rPr>
            </w:pPr>
            <w:r w:rsidRPr="00350783">
              <w:rPr>
                <w:rFonts w:ascii="Calibri" w:hAnsi="Calibri" w:cs="Calibri"/>
                <w:i/>
                <w:iCs/>
                <w:sz w:val="22"/>
                <w:szCs w:val="22"/>
                <w:shd w:val="clear" w:color="auto" w:fill="E7E6E6" w:themeFill="background2"/>
              </w:rPr>
              <w:t>Please describe or enter NA.</w:t>
            </w:r>
          </w:p>
        </w:tc>
      </w:tr>
      <w:tr w:rsidR="001C1281" w14:paraId="07E8448A" w14:textId="77777777" w:rsidTr="471CC601">
        <w:tc>
          <w:tcPr>
            <w:tcW w:w="10705" w:type="dxa"/>
            <w:gridSpan w:val="3"/>
          </w:tcPr>
          <w:p w14:paraId="66CBDF85" w14:textId="47FD9D42" w:rsidR="001C1281" w:rsidRPr="00E71145" w:rsidRDefault="001C1281" w:rsidP="001C1281">
            <w:pPr>
              <w:pStyle w:val="StatementLevel1"/>
              <w:rPr>
                <w:rFonts w:asciiTheme="minorHAnsi" w:eastAsiaTheme="minorEastAsia" w:hAnsiTheme="minorHAnsi" w:cstheme="minorBidi"/>
                <w:sz w:val="22"/>
                <w:szCs w:val="22"/>
              </w:rPr>
            </w:pPr>
            <w:r w:rsidRPr="471CC601">
              <w:rPr>
                <w:rFonts w:asciiTheme="minorHAnsi" w:eastAsiaTheme="minorEastAsia" w:hAnsiTheme="minorHAnsi" w:cstheme="minorBidi"/>
                <w:sz w:val="22"/>
                <w:szCs w:val="22"/>
              </w:rPr>
              <w:t>Describe how the research team will address any additional consent processes, if there are expectations of familial or community consent in addition to individual consent.</w:t>
            </w:r>
          </w:p>
          <w:p w14:paraId="7C23E3D4" w14:textId="6997D683" w:rsidR="001C1281" w:rsidRDefault="001C1281" w:rsidP="001C1281">
            <w:pPr>
              <w:pStyle w:val="StatementLevel1"/>
              <w:rPr>
                <w:i/>
                <w:iCs/>
              </w:rPr>
            </w:pPr>
            <w:r w:rsidRPr="471CC601">
              <w:rPr>
                <w:i/>
                <w:iCs/>
                <w:shd w:val="clear" w:color="auto" w:fill="E7E6E6" w:themeFill="background2"/>
              </w:rPr>
              <w:t>Please describe or enter NA.</w:t>
            </w:r>
          </w:p>
        </w:tc>
      </w:tr>
      <w:tr w:rsidR="001C1281" w14:paraId="16EE511D" w14:textId="77777777" w:rsidTr="471CC601">
        <w:tc>
          <w:tcPr>
            <w:tcW w:w="10705" w:type="dxa"/>
            <w:gridSpan w:val="3"/>
            <w:shd w:val="clear" w:color="auto" w:fill="BFBFBF" w:themeFill="background1" w:themeFillShade="BF"/>
          </w:tcPr>
          <w:p w14:paraId="541DD12B" w14:textId="296A3ADE" w:rsidR="001C1281" w:rsidRDefault="001C1281" w:rsidP="001C1281">
            <w:pPr>
              <w:pStyle w:val="Heading3"/>
              <w:numPr>
                <w:ilvl w:val="1"/>
                <w:numId w:val="11"/>
              </w:numPr>
              <w:rPr>
                <w:rFonts w:asciiTheme="minorHAnsi" w:hAnsiTheme="minorHAnsi" w:cstheme="minorHAnsi"/>
                <w:sz w:val="22"/>
                <w:szCs w:val="22"/>
              </w:rPr>
            </w:pPr>
            <w:r w:rsidRPr="000B1008">
              <w:rPr>
                <w:b/>
                <w:bCs/>
              </w:rPr>
              <w:t>Costs</w:t>
            </w:r>
          </w:p>
        </w:tc>
      </w:tr>
      <w:tr w:rsidR="001C1281" w14:paraId="54D782C4" w14:textId="77777777" w:rsidTr="471CC601">
        <w:tc>
          <w:tcPr>
            <w:tcW w:w="10705" w:type="dxa"/>
            <w:gridSpan w:val="3"/>
          </w:tcPr>
          <w:p w14:paraId="7428A00D" w14:textId="77777777" w:rsidR="001C1281" w:rsidRDefault="001C1281" w:rsidP="001C1281">
            <w:pPr>
              <w:tabs>
                <w:tab w:val="left" w:pos="1425"/>
              </w:tabs>
              <w:rPr>
                <w:rFonts w:cstheme="minorHAnsi"/>
                <w:i/>
                <w:iCs/>
                <w:shd w:val="clear" w:color="auto" w:fill="E7E6E6" w:themeFill="background2"/>
              </w:rPr>
            </w:pPr>
            <w:r>
              <w:rPr>
                <w:rFonts w:cstheme="minorHAnsi"/>
              </w:rPr>
              <w:t xml:space="preserve">Are there additional costs </w:t>
            </w:r>
            <w:proofErr w:type="gramStart"/>
            <w:r>
              <w:rPr>
                <w:rFonts w:cstheme="minorHAnsi"/>
              </w:rPr>
              <w:t>to</w:t>
            </w:r>
            <w:proofErr w:type="gramEnd"/>
            <w:r>
              <w:rPr>
                <w:rFonts w:cstheme="minorHAnsi"/>
              </w:rPr>
              <w:t xml:space="preserve"> participants </w:t>
            </w:r>
            <w:proofErr w:type="gramStart"/>
            <w:r>
              <w:rPr>
                <w:rFonts w:cstheme="minorHAnsi"/>
              </w:rPr>
              <w:t>as a result of</w:t>
            </w:r>
            <w:proofErr w:type="gramEnd"/>
            <w:r>
              <w:rPr>
                <w:rFonts w:cstheme="minorHAnsi"/>
              </w:rPr>
              <w:t xml:space="preserve"> study participation?   </w:t>
            </w:r>
          </w:p>
          <w:p w14:paraId="5590F6D3" w14:textId="5088A483" w:rsidR="001C1281" w:rsidRDefault="00000000" w:rsidP="001C1281">
            <w:pPr>
              <w:pStyle w:val="StatementLevel1"/>
              <w:rPr>
                <w:rFonts w:asciiTheme="minorHAnsi" w:hAnsiTheme="minorHAnsi" w:cstheme="minorBidi"/>
                <w:b/>
                <w:bCs/>
                <w:sz w:val="22"/>
                <w:szCs w:val="22"/>
              </w:rPr>
            </w:pPr>
            <w:sdt>
              <w:sdtPr>
                <w:rPr>
                  <w:rFonts w:asciiTheme="minorHAnsi" w:hAnsiTheme="minorHAnsi" w:cstheme="minorBidi"/>
                  <w:sz w:val="22"/>
                  <w:szCs w:val="22"/>
                </w:rPr>
                <w:id w:val="-259224976"/>
                <w14:checkbox>
                  <w14:checked w14:val="0"/>
                  <w14:checkedState w14:val="2612" w14:font="MS Gothic"/>
                  <w14:uncheckedState w14:val="2610" w14:font="MS Gothic"/>
                </w14:checkbox>
              </w:sdtPr>
              <w:sdtContent>
                <w:r w:rsidR="001C1281" w:rsidRPr="471CC601">
                  <w:rPr>
                    <w:rFonts w:ascii="MS Gothic" w:eastAsia="MS Gothic" w:hAnsi="MS Gothic" w:cstheme="minorBidi"/>
                    <w:sz w:val="22"/>
                    <w:szCs w:val="22"/>
                  </w:rPr>
                  <w:t>☐</w:t>
                </w:r>
              </w:sdtContent>
            </w:sdt>
            <w:r w:rsidR="001C1281" w:rsidRPr="471CC601">
              <w:rPr>
                <w:rFonts w:asciiTheme="minorHAnsi" w:hAnsiTheme="minorHAnsi" w:cstheme="minorBidi"/>
                <w:b/>
                <w:bCs/>
                <w:sz w:val="22"/>
                <w:szCs w:val="22"/>
              </w:rPr>
              <w:t xml:space="preserve"> YES                </w:t>
            </w:r>
            <w:sdt>
              <w:sdtPr>
                <w:rPr>
                  <w:rFonts w:asciiTheme="minorHAnsi" w:hAnsiTheme="minorHAnsi" w:cstheme="minorBidi"/>
                  <w:sz w:val="22"/>
                  <w:szCs w:val="22"/>
                </w:rPr>
                <w:id w:val="1186632463"/>
                <w14:checkbox>
                  <w14:checked w14:val="1"/>
                  <w14:checkedState w14:val="2612" w14:font="MS Gothic"/>
                  <w14:uncheckedState w14:val="2610" w14:font="MS Gothic"/>
                </w14:checkbox>
              </w:sdtPr>
              <w:sdtContent>
                <w:ins w:id="91" w:author="Gasaway, Mike (gasawaml)" w:date="2026-07-03T10:14:00Z" w16du:dateUtc="2026-07-03T14:14:00Z">
                  <w:r w:rsidR="003A3421">
                    <w:rPr>
                      <w:rFonts w:ascii="MS Gothic" w:eastAsia="MS Gothic" w:hAnsi="MS Gothic" w:cstheme="minorBidi" w:hint="eastAsia"/>
                      <w:sz w:val="22"/>
                      <w:szCs w:val="22"/>
                    </w:rPr>
                    <w:t>☒</w:t>
                  </w:r>
                </w:ins>
                <w:del w:id="92" w:author="Gasaway, Mike (gasawaml)" w:date="2026-07-03T10:14:00Z" w16du:dateUtc="2026-07-03T14:14:00Z">
                  <w:r w:rsidR="001C1281" w:rsidRPr="471CC601" w:rsidDel="003A3421">
                    <w:rPr>
                      <w:rFonts w:ascii="MS Gothic" w:eastAsia="MS Gothic" w:hAnsi="MS Gothic" w:cstheme="minorBidi"/>
                      <w:sz w:val="22"/>
                      <w:szCs w:val="22"/>
                    </w:rPr>
                    <w:delText>☐</w:delText>
                  </w:r>
                </w:del>
              </w:sdtContent>
            </w:sdt>
            <w:r w:rsidR="001C1281" w:rsidRPr="471CC601">
              <w:rPr>
                <w:rFonts w:asciiTheme="minorHAnsi" w:hAnsiTheme="minorHAnsi" w:cstheme="minorBidi"/>
                <w:b/>
                <w:bCs/>
                <w:sz w:val="22"/>
                <w:szCs w:val="22"/>
              </w:rPr>
              <w:t xml:space="preserve"> NO</w:t>
            </w:r>
          </w:p>
          <w:p w14:paraId="30E824C6" w14:textId="5D24ED62" w:rsidR="001C1281" w:rsidRPr="000B1008" w:rsidRDefault="001C1281" w:rsidP="001C1281">
            <w:pPr>
              <w:rPr>
                <w:rFonts w:cstheme="minorHAnsi"/>
                <w:i/>
                <w:iCs/>
                <w:shd w:val="clear" w:color="auto" w:fill="E7E6E6" w:themeFill="background2"/>
              </w:rPr>
            </w:pPr>
            <w:r w:rsidRPr="00112628">
              <w:rPr>
                <w:rFonts w:cstheme="minorHAnsi"/>
                <w:i/>
                <w:iCs/>
                <w:shd w:val="clear" w:color="auto" w:fill="E7E6E6" w:themeFill="background2"/>
              </w:rPr>
              <w:lastRenderedPageBreak/>
              <w:t xml:space="preserve">Describe </w:t>
            </w:r>
            <w:r>
              <w:rPr>
                <w:rFonts w:cstheme="minorHAnsi"/>
                <w:i/>
                <w:iCs/>
                <w:shd w:val="clear" w:color="auto" w:fill="E7E6E6" w:themeFill="background2"/>
              </w:rPr>
              <w:t>additional costs.</w:t>
            </w:r>
          </w:p>
        </w:tc>
      </w:tr>
      <w:tr w:rsidR="001C1281" w14:paraId="6DEEDBE9" w14:textId="77777777" w:rsidTr="471CC601">
        <w:tc>
          <w:tcPr>
            <w:tcW w:w="10705" w:type="dxa"/>
            <w:gridSpan w:val="3"/>
            <w:shd w:val="clear" w:color="auto" w:fill="F2F2F2" w:themeFill="background1" w:themeFillShade="F2"/>
          </w:tcPr>
          <w:p w14:paraId="3A0F0991" w14:textId="616C6623" w:rsidR="001C1281" w:rsidRPr="0078622A" w:rsidRDefault="001C1281" w:rsidP="001C1281">
            <w:pPr>
              <w:tabs>
                <w:tab w:val="left" w:pos="1425"/>
              </w:tabs>
              <w:rPr>
                <w:rFonts w:cstheme="minorHAnsi"/>
                <w:b/>
                <w:bCs/>
                <w:sz w:val="24"/>
                <w:szCs w:val="24"/>
              </w:rPr>
            </w:pPr>
            <w:r w:rsidRPr="0078622A">
              <w:rPr>
                <w:rFonts w:cstheme="minorHAnsi"/>
                <w:b/>
                <w:bCs/>
                <w:sz w:val="24"/>
                <w:szCs w:val="24"/>
              </w:rPr>
              <w:lastRenderedPageBreak/>
              <w:t>If YES, then (MUST BE CHECKED):</w:t>
            </w:r>
          </w:p>
        </w:tc>
      </w:tr>
      <w:tr w:rsidR="001C1281" w14:paraId="35F0A98A" w14:textId="77777777" w:rsidTr="471CC601">
        <w:tc>
          <w:tcPr>
            <w:tcW w:w="625" w:type="dxa"/>
          </w:tcPr>
          <w:p w14:paraId="09126C13" w14:textId="328ACD74" w:rsidR="001C1281" w:rsidRDefault="00000000" w:rsidP="001C1281">
            <w:pPr>
              <w:tabs>
                <w:tab w:val="left" w:pos="1425"/>
              </w:tabs>
              <w:rPr>
                <w:rFonts w:cstheme="minorHAnsi"/>
              </w:rPr>
            </w:pPr>
            <w:sdt>
              <w:sdtPr>
                <w:rPr>
                  <w:rFonts w:cstheme="minorHAnsi"/>
                </w:rPr>
                <w:id w:val="-1008289629"/>
                <w14:checkbox>
                  <w14:checked w14:val="0"/>
                  <w14:checkedState w14:val="2612" w14:font="MS Gothic"/>
                  <w14:uncheckedState w14:val="2610" w14:font="MS Gothic"/>
                </w14:checkbox>
              </w:sdtPr>
              <w:sdtContent>
                <w:r w:rsidR="001C1281">
                  <w:rPr>
                    <w:rFonts w:ascii="MS Gothic" w:eastAsia="MS Gothic" w:hAnsi="MS Gothic" w:cstheme="minorHAnsi" w:hint="eastAsia"/>
                  </w:rPr>
                  <w:t>☐</w:t>
                </w:r>
              </w:sdtContent>
            </w:sdt>
          </w:p>
        </w:tc>
        <w:tc>
          <w:tcPr>
            <w:tcW w:w="10080" w:type="dxa"/>
            <w:gridSpan w:val="2"/>
          </w:tcPr>
          <w:p w14:paraId="3F5B8B02" w14:textId="2E81AD15" w:rsidR="001C1281" w:rsidRDefault="001C1281" w:rsidP="001C1281">
            <w:pPr>
              <w:tabs>
                <w:tab w:val="left" w:pos="1425"/>
              </w:tabs>
              <w:rPr>
                <w:rFonts w:cstheme="minorHAnsi"/>
              </w:rPr>
            </w:pPr>
            <w:r w:rsidRPr="000B1008">
              <w:rPr>
                <w:rFonts w:cstheme="minorHAnsi"/>
              </w:rPr>
              <w:t>Participants will be told about the costs and whether they will be compensated for participating in the study as part of the information shared with them about the study.</w:t>
            </w:r>
          </w:p>
        </w:tc>
      </w:tr>
      <w:tr w:rsidR="001C1281" w14:paraId="20DBA2F7" w14:textId="77777777" w:rsidTr="471CC601">
        <w:tc>
          <w:tcPr>
            <w:tcW w:w="10705" w:type="dxa"/>
            <w:gridSpan w:val="3"/>
            <w:shd w:val="clear" w:color="auto" w:fill="BFBFBF" w:themeFill="background1" w:themeFillShade="BF"/>
          </w:tcPr>
          <w:p w14:paraId="400F2A6E" w14:textId="5E3D7538" w:rsidR="001C1281" w:rsidRDefault="001C1281" w:rsidP="001C1281">
            <w:pPr>
              <w:pStyle w:val="Heading3"/>
              <w:numPr>
                <w:ilvl w:val="1"/>
                <w:numId w:val="11"/>
              </w:numPr>
              <w:rPr>
                <w:rFonts w:cstheme="minorHAnsi"/>
              </w:rPr>
            </w:pPr>
            <w:r w:rsidRPr="003725BB">
              <w:rPr>
                <w:b/>
                <w:bCs/>
              </w:rPr>
              <w:t>Compensation and Payment</w:t>
            </w:r>
          </w:p>
        </w:tc>
      </w:tr>
      <w:tr w:rsidR="001C1281" w14:paraId="52677026" w14:textId="77777777" w:rsidTr="471CC601">
        <w:tc>
          <w:tcPr>
            <w:tcW w:w="10705" w:type="dxa"/>
            <w:gridSpan w:val="3"/>
          </w:tcPr>
          <w:p w14:paraId="54427D1A" w14:textId="77777777" w:rsidR="001C1281" w:rsidRDefault="001C1281" w:rsidP="001C1281">
            <w:pPr>
              <w:tabs>
                <w:tab w:val="left" w:pos="1425"/>
              </w:tabs>
              <w:rPr>
                <w:rFonts w:cstheme="minorHAnsi"/>
                <w:i/>
                <w:iCs/>
                <w:shd w:val="clear" w:color="auto" w:fill="E7E6E6" w:themeFill="background2"/>
              </w:rPr>
            </w:pPr>
            <w:r>
              <w:rPr>
                <w:rFonts w:cstheme="minorHAnsi"/>
              </w:rPr>
              <w:t xml:space="preserve">Are participants receiving payment for the time and inconvenience of participation in the research (e.g., gift cards, course credit etc.)?   </w:t>
            </w:r>
          </w:p>
          <w:p w14:paraId="15C63639" w14:textId="04A24B69" w:rsidR="001C1281" w:rsidRDefault="00000000" w:rsidP="001C1281">
            <w:pPr>
              <w:pStyle w:val="StatementLevel1"/>
              <w:rPr>
                <w:rFonts w:asciiTheme="minorHAnsi" w:hAnsiTheme="minorHAnsi" w:cstheme="minorHAnsi"/>
                <w:b/>
                <w:bCs/>
                <w:sz w:val="22"/>
                <w:szCs w:val="22"/>
              </w:rPr>
            </w:pPr>
            <w:sdt>
              <w:sdtPr>
                <w:rPr>
                  <w:rFonts w:asciiTheme="minorHAnsi" w:hAnsiTheme="minorHAnsi" w:cstheme="minorBidi"/>
                  <w:sz w:val="22"/>
                  <w:szCs w:val="22"/>
                </w:rPr>
                <w:id w:val="1557357141"/>
                <w14:checkbox>
                  <w14:checked w14:val="0"/>
                  <w14:checkedState w14:val="2612" w14:font="MS Gothic"/>
                  <w14:uncheckedState w14:val="2610" w14:font="MS Gothic"/>
                </w14:checkbox>
              </w:sdtPr>
              <w:sdtContent>
                <w:r w:rsidR="001C1281" w:rsidRPr="471CC601">
                  <w:rPr>
                    <w:rFonts w:ascii="MS Gothic" w:eastAsia="MS Gothic" w:hAnsi="MS Gothic" w:cstheme="minorBidi"/>
                    <w:sz w:val="22"/>
                    <w:szCs w:val="22"/>
                  </w:rPr>
                  <w:t>☐</w:t>
                </w:r>
              </w:sdtContent>
            </w:sdt>
            <w:r w:rsidR="001C1281" w:rsidRPr="471CC601">
              <w:rPr>
                <w:rFonts w:asciiTheme="minorHAnsi" w:hAnsiTheme="minorHAnsi" w:cstheme="minorBidi"/>
                <w:b/>
                <w:bCs/>
                <w:sz w:val="22"/>
                <w:szCs w:val="22"/>
              </w:rPr>
              <w:t xml:space="preserve"> YES                </w:t>
            </w:r>
            <w:sdt>
              <w:sdtPr>
                <w:rPr>
                  <w:rFonts w:asciiTheme="minorHAnsi" w:hAnsiTheme="minorHAnsi" w:cstheme="minorBidi"/>
                  <w:sz w:val="22"/>
                  <w:szCs w:val="22"/>
                </w:rPr>
                <w:id w:val="-1339996263"/>
                <w14:checkbox>
                  <w14:checked w14:val="1"/>
                  <w14:checkedState w14:val="2612" w14:font="MS Gothic"/>
                  <w14:uncheckedState w14:val="2610" w14:font="MS Gothic"/>
                </w14:checkbox>
              </w:sdtPr>
              <w:sdtContent>
                <w:ins w:id="93" w:author="Gasaway, Mike (gasawaml)" w:date="2026-07-03T10:14:00Z" w16du:dateUtc="2026-07-03T14:14:00Z">
                  <w:r w:rsidR="003A3421">
                    <w:rPr>
                      <w:rFonts w:ascii="MS Gothic" w:eastAsia="MS Gothic" w:hAnsi="MS Gothic" w:cstheme="minorBidi" w:hint="eastAsia"/>
                      <w:sz w:val="22"/>
                      <w:szCs w:val="22"/>
                    </w:rPr>
                    <w:t>☒</w:t>
                  </w:r>
                </w:ins>
                <w:del w:id="94" w:author="Gasaway, Mike (gasawaml)" w:date="2026-07-03T10:14:00Z" w16du:dateUtc="2026-07-03T14:14:00Z">
                  <w:r w:rsidR="001C1281" w:rsidRPr="471CC601" w:rsidDel="003A3421">
                    <w:rPr>
                      <w:rFonts w:ascii="MS Gothic" w:eastAsia="MS Gothic" w:hAnsi="MS Gothic" w:cstheme="minorBidi"/>
                      <w:sz w:val="22"/>
                      <w:szCs w:val="22"/>
                    </w:rPr>
                    <w:delText>☐</w:delText>
                  </w:r>
                </w:del>
              </w:sdtContent>
            </w:sdt>
            <w:r w:rsidR="001C1281" w:rsidRPr="471CC601">
              <w:rPr>
                <w:rFonts w:asciiTheme="minorHAnsi" w:hAnsiTheme="minorHAnsi" w:cstheme="minorBidi"/>
                <w:b/>
                <w:bCs/>
                <w:sz w:val="22"/>
                <w:szCs w:val="22"/>
              </w:rPr>
              <w:t xml:space="preserve"> NO</w:t>
            </w:r>
          </w:p>
          <w:p w14:paraId="454064CA" w14:textId="7DE97BBD" w:rsidR="001C1281" w:rsidRDefault="001C1281" w:rsidP="001C1281">
            <w:r w:rsidRPr="471CC601">
              <w:rPr>
                <w:i/>
                <w:iCs/>
                <w:shd w:val="clear" w:color="auto" w:fill="E7E6E6" w:themeFill="background2"/>
              </w:rPr>
              <w:t>Describe amount, method and timing of payment(s).</w:t>
            </w:r>
          </w:p>
        </w:tc>
      </w:tr>
      <w:tr w:rsidR="001C1281" w14:paraId="511CC59C" w14:textId="77777777" w:rsidTr="471CC601">
        <w:tc>
          <w:tcPr>
            <w:tcW w:w="10705" w:type="dxa"/>
            <w:gridSpan w:val="3"/>
            <w:shd w:val="clear" w:color="auto" w:fill="F2F2F2" w:themeFill="background1" w:themeFillShade="F2"/>
          </w:tcPr>
          <w:p w14:paraId="5202D11A" w14:textId="0FAFE3FA" w:rsidR="001C1281" w:rsidRPr="003725BB" w:rsidRDefault="001C1281" w:rsidP="001C1281">
            <w:pPr>
              <w:rPr>
                <w:b/>
                <w:bCs/>
              </w:rPr>
            </w:pPr>
            <w:r w:rsidRPr="471CC601">
              <w:rPr>
                <w:b/>
                <w:bCs/>
              </w:rPr>
              <w:t>If YES, then (ALL MUST BE CHECKED):</w:t>
            </w:r>
          </w:p>
        </w:tc>
      </w:tr>
      <w:tr w:rsidR="001C1281" w14:paraId="3D0F66F7" w14:textId="77777777" w:rsidTr="471CC601">
        <w:tc>
          <w:tcPr>
            <w:tcW w:w="625" w:type="dxa"/>
          </w:tcPr>
          <w:p w14:paraId="19428590" w14:textId="4543D65E" w:rsidR="001C1281" w:rsidRPr="008349B4" w:rsidRDefault="00000000" w:rsidP="001C1281">
            <w:pPr>
              <w:tabs>
                <w:tab w:val="left" w:pos="1425"/>
              </w:tabs>
              <w:jc w:val="center"/>
              <w:rPr>
                <w:rFonts w:ascii="Segoe UI Symbol" w:hAnsi="Segoe UI Symbol" w:cs="Segoe UI Symbol"/>
                <w:b/>
                <w:bCs/>
                <w:sz w:val="24"/>
                <w:szCs w:val="24"/>
              </w:rPr>
            </w:pPr>
            <w:sdt>
              <w:sdtPr>
                <w:rPr>
                  <w:rFonts w:cstheme="minorHAnsi"/>
                </w:rPr>
                <w:id w:val="938795767"/>
                <w14:checkbox>
                  <w14:checked w14:val="0"/>
                  <w14:checkedState w14:val="2612" w14:font="MS Gothic"/>
                  <w14:uncheckedState w14:val="2610" w14:font="MS Gothic"/>
                </w14:checkbox>
              </w:sdtPr>
              <w:sdtContent>
                <w:r w:rsidR="001C1281">
                  <w:rPr>
                    <w:rFonts w:ascii="MS Gothic" w:eastAsia="MS Gothic" w:hAnsi="MS Gothic" w:cstheme="minorHAnsi" w:hint="eastAsia"/>
                  </w:rPr>
                  <w:t>☐</w:t>
                </w:r>
              </w:sdtContent>
            </w:sdt>
          </w:p>
        </w:tc>
        <w:tc>
          <w:tcPr>
            <w:tcW w:w="10080" w:type="dxa"/>
            <w:gridSpan w:val="2"/>
          </w:tcPr>
          <w:p w14:paraId="280AB005" w14:textId="128FDC73" w:rsidR="001C1281" w:rsidRDefault="001C1281" w:rsidP="001C1281">
            <w:pPr>
              <w:tabs>
                <w:tab w:val="left" w:pos="1425"/>
              </w:tabs>
              <w:rPr>
                <w:rFonts w:cstheme="minorHAnsi"/>
              </w:rPr>
            </w:pPr>
            <w:r w:rsidRPr="003F56B5">
              <w:rPr>
                <w:rFonts w:cstheme="minorHAnsi"/>
              </w:rPr>
              <w:t xml:space="preserve">Investigators will pro-rate compensation when possible – in other words, offer partial compensation for partial or incomplete participation in specific study activities or the study </w:t>
            </w:r>
            <w:proofErr w:type="gramStart"/>
            <w:r w:rsidRPr="003F56B5">
              <w:rPr>
                <w:rFonts w:cstheme="minorHAnsi"/>
              </w:rPr>
              <w:t>as a whole when</w:t>
            </w:r>
            <w:proofErr w:type="gramEnd"/>
            <w:r w:rsidRPr="003F56B5">
              <w:rPr>
                <w:rFonts w:cstheme="minorHAnsi"/>
              </w:rPr>
              <w:t xml:space="preserve"> studies activities occur over multiple visits or tasks. Making receipt of compensation contingent upon completion of all study activities may constitute coercion or undue influence.</w:t>
            </w:r>
          </w:p>
        </w:tc>
      </w:tr>
      <w:tr w:rsidR="001C1281" w14:paraId="1512C3DB" w14:textId="77777777" w:rsidTr="471CC601">
        <w:tc>
          <w:tcPr>
            <w:tcW w:w="625" w:type="dxa"/>
          </w:tcPr>
          <w:p w14:paraId="09791E01" w14:textId="1B976041" w:rsidR="001C1281" w:rsidRPr="008349B4" w:rsidRDefault="00000000" w:rsidP="001C1281">
            <w:pPr>
              <w:tabs>
                <w:tab w:val="left" w:pos="1425"/>
              </w:tabs>
              <w:jc w:val="center"/>
              <w:rPr>
                <w:rFonts w:ascii="Segoe UI Symbol" w:hAnsi="Segoe UI Symbol" w:cs="Segoe UI Symbol"/>
                <w:b/>
                <w:bCs/>
                <w:sz w:val="24"/>
                <w:szCs w:val="24"/>
              </w:rPr>
            </w:pPr>
            <w:sdt>
              <w:sdtPr>
                <w:rPr>
                  <w:rFonts w:cstheme="minorHAnsi"/>
                </w:rPr>
                <w:id w:val="737211513"/>
                <w14:checkbox>
                  <w14:checked w14:val="0"/>
                  <w14:checkedState w14:val="2612" w14:font="MS Gothic"/>
                  <w14:uncheckedState w14:val="2610" w14:font="MS Gothic"/>
                </w14:checkbox>
              </w:sdtPr>
              <w:sdtContent>
                <w:r w:rsidR="001C1281">
                  <w:rPr>
                    <w:rFonts w:ascii="MS Gothic" w:eastAsia="MS Gothic" w:hAnsi="MS Gothic" w:cstheme="minorHAnsi" w:hint="eastAsia"/>
                  </w:rPr>
                  <w:t>☐</w:t>
                </w:r>
              </w:sdtContent>
            </w:sdt>
          </w:p>
        </w:tc>
        <w:tc>
          <w:tcPr>
            <w:tcW w:w="10080" w:type="dxa"/>
            <w:gridSpan w:val="2"/>
          </w:tcPr>
          <w:p w14:paraId="0680C503" w14:textId="391C2A85" w:rsidR="001C1281" w:rsidRDefault="001C1281" w:rsidP="001C1281">
            <w:pPr>
              <w:tabs>
                <w:tab w:val="left" w:pos="1425"/>
              </w:tabs>
              <w:rPr>
                <w:rFonts w:cstheme="minorHAnsi"/>
              </w:rPr>
            </w:pPr>
            <w:r w:rsidRPr="003F56B5">
              <w:rPr>
                <w:rFonts w:cstheme="minorHAnsi"/>
              </w:rPr>
              <w:t xml:space="preserve">Investigators will </w:t>
            </w:r>
            <w:r>
              <w:rPr>
                <w:rFonts w:cstheme="minorHAnsi"/>
              </w:rPr>
              <w:t xml:space="preserve">ensure that participants </w:t>
            </w:r>
            <w:r w:rsidRPr="003F56B5">
              <w:rPr>
                <w:rFonts w:cstheme="minorHAnsi"/>
              </w:rPr>
              <w:t>in the same study and completing the same tasks should be compensated equitably. Variation in compensation is acceptable when it can be justified. For example, it is reasonable that compensation for subject populations in different countries may vary according to cultural customs.</w:t>
            </w:r>
          </w:p>
        </w:tc>
      </w:tr>
      <w:tr w:rsidR="001C1281" w14:paraId="158F3EE7" w14:textId="77777777" w:rsidTr="471CC601">
        <w:tc>
          <w:tcPr>
            <w:tcW w:w="625" w:type="dxa"/>
          </w:tcPr>
          <w:p w14:paraId="145A7AB0" w14:textId="6FCA2D8B" w:rsidR="001C1281" w:rsidRPr="008349B4" w:rsidRDefault="00000000" w:rsidP="001C1281">
            <w:pPr>
              <w:tabs>
                <w:tab w:val="left" w:pos="1425"/>
              </w:tabs>
              <w:jc w:val="center"/>
              <w:rPr>
                <w:rFonts w:ascii="Segoe UI Symbol" w:hAnsi="Segoe UI Symbol" w:cs="Segoe UI Symbol"/>
                <w:b/>
                <w:bCs/>
                <w:sz w:val="24"/>
                <w:szCs w:val="24"/>
              </w:rPr>
            </w:pPr>
            <w:sdt>
              <w:sdtPr>
                <w:rPr>
                  <w:rFonts w:cstheme="minorHAnsi"/>
                </w:rPr>
                <w:id w:val="-1451627742"/>
                <w14:checkbox>
                  <w14:checked w14:val="0"/>
                  <w14:checkedState w14:val="2612" w14:font="MS Gothic"/>
                  <w14:uncheckedState w14:val="2610" w14:font="MS Gothic"/>
                </w14:checkbox>
              </w:sdtPr>
              <w:sdtContent>
                <w:r w:rsidR="001C1281">
                  <w:rPr>
                    <w:rFonts w:ascii="MS Gothic" w:eastAsia="MS Gothic" w:hAnsi="MS Gothic" w:cstheme="minorHAnsi" w:hint="eastAsia"/>
                  </w:rPr>
                  <w:t>☐</w:t>
                </w:r>
              </w:sdtContent>
            </w:sdt>
          </w:p>
        </w:tc>
        <w:tc>
          <w:tcPr>
            <w:tcW w:w="10080" w:type="dxa"/>
            <w:gridSpan w:val="2"/>
          </w:tcPr>
          <w:p w14:paraId="6E217B97" w14:textId="7C4EC7DC" w:rsidR="001C1281" w:rsidRDefault="001C1281" w:rsidP="001C1281">
            <w:pPr>
              <w:tabs>
                <w:tab w:val="left" w:pos="1425"/>
              </w:tabs>
              <w:rPr>
                <w:rFonts w:cstheme="minorHAnsi"/>
              </w:rPr>
            </w:pPr>
            <w:r w:rsidRPr="003F56B5">
              <w:rPr>
                <w:rFonts w:cstheme="minorHAnsi"/>
              </w:rPr>
              <w:t xml:space="preserve">Investigators will </w:t>
            </w:r>
            <w:r>
              <w:rPr>
                <w:rFonts w:cstheme="minorHAnsi"/>
              </w:rPr>
              <w:t xml:space="preserve">ensure that participants are informed that receiving compensation may require the use of personally </w:t>
            </w:r>
            <w:r w:rsidRPr="00C945B2">
              <w:rPr>
                <w:rFonts w:cstheme="minorHAnsi"/>
              </w:rPr>
              <w:t>identifiable information—from email addresses used to email gift cards, to Social Security Numbers required for tax reporting purposes—the mechanics of compensating participants can contribute to risks associated with a loss of privacy or breach of confidentiality.</w:t>
            </w:r>
          </w:p>
        </w:tc>
      </w:tr>
      <w:tr w:rsidR="001C1281" w14:paraId="7C2EDB18" w14:textId="77777777" w:rsidTr="471CC601">
        <w:tc>
          <w:tcPr>
            <w:tcW w:w="625" w:type="dxa"/>
          </w:tcPr>
          <w:p w14:paraId="30310ECF" w14:textId="62ACED57" w:rsidR="001C1281" w:rsidRPr="008349B4" w:rsidRDefault="00000000" w:rsidP="001C1281">
            <w:pPr>
              <w:tabs>
                <w:tab w:val="left" w:pos="1425"/>
              </w:tabs>
              <w:jc w:val="center"/>
              <w:rPr>
                <w:rFonts w:ascii="Segoe UI Symbol" w:hAnsi="Segoe UI Symbol" w:cs="Segoe UI Symbol"/>
                <w:b/>
                <w:bCs/>
                <w:sz w:val="24"/>
                <w:szCs w:val="24"/>
              </w:rPr>
            </w:pPr>
            <w:sdt>
              <w:sdtPr>
                <w:rPr>
                  <w:rFonts w:cstheme="minorHAnsi"/>
                </w:rPr>
                <w:id w:val="822168828"/>
                <w14:checkbox>
                  <w14:checked w14:val="0"/>
                  <w14:checkedState w14:val="2612" w14:font="MS Gothic"/>
                  <w14:uncheckedState w14:val="2610" w14:font="MS Gothic"/>
                </w14:checkbox>
              </w:sdtPr>
              <w:sdtContent>
                <w:r w:rsidR="001C1281">
                  <w:rPr>
                    <w:rFonts w:ascii="MS Gothic" w:eastAsia="MS Gothic" w:hAnsi="MS Gothic" w:cstheme="minorHAnsi" w:hint="eastAsia"/>
                  </w:rPr>
                  <w:t>☐</w:t>
                </w:r>
              </w:sdtContent>
            </w:sdt>
          </w:p>
        </w:tc>
        <w:tc>
          <w:tcPr>
            <w:tcW w:w="10080" w:type="dxa"/>
            <w:gridSpan w:val="2"/>
          </w:tcPr>
          <w:p w14:paraId="6511EFF1" w14:textId="311E0CA4" w:rsidR="001C1281" w:rsidRPr="003F56B5" w:rsidRDefault="001C1281" w:rsidP="001C1281">
            <w:pPr>
              <w:tabs>
                <w:tab w:val="left" w:pos="1425"/>
              </w:tabs>
              <w:rPr>
                <w:rFonts w:cstheme="minorHAnsi"/>
              </w:rPr>
            </w:pPr>
            <w:r>
              <w:rPr>
                <w:rFonts w:cstheme="minorHAnsi"/>
              </w:rPr>
              <w:t>Investigators will provide an equivalent alternative to participation when offering course credit such as completing a research paper.</w:t>
            </w:r>
          </w:p>
        </w:tc>
      </w:tr>
      <w:tr w:rsidR="002C6077" w14:paraId="6B4DC98F" w14:textId="77777777" w:rsidTr="471CC601">
        <w:sdt>
          <w:sdtPr>
            <w:rPr>
              <w:rFonts w:cstheme="minorHAnsi"/>
            </w:rPr>
            <w:id w:val="-1816949232"/>
            <w14:checkbox>
              <w14:checked w14:val="0"/>
              <w14:checkedState w14:val="2612" w14:font="MS Gothic"/>
              <w14:uncheckedState w14:val="2610" w14:font="MS Gothic"/>
            </w14:checkbox>
          </w:sdtPr>
          <w:sdtContent>
            <w:tc>
              <w:tcPr>
                <w:tcW w:w="625" w:type="dxa"/>
              </w:tcPr>
              <w:p w14:paraId="59584B66" w14:textId="345BFAA0" w:rsidR="002C6077" w:rsidRDefault="002C6077" w:rsidP="001C1281">
                <w:pPr>
                  <w:tabs>
                    <w:tab w:val="left" w:pos="1425"/>
                  </w:tabs>
                  <w:jc w:val="center"/>
                  <w:rPr>
                    <w:rFonts w:cstheme="minorHAnsi"/>
                  </w:rPr>
                </w:pPr>
                <w:r>
                  <w:rPr>
                    <w:rFonts w:ascii="MS Gothic" w:eastAsia="MS Gothic" w:hAnsi="MS Gothic" w:cstheme="minorHAnsi" w:hint="eastAsia"/>
                  </w:rPr>
                  <w:t>☐</w:t>
                </w:r>
              </w:p>
            </w:tc>
          </w:sdtContent>
        </w:sdt>
        <w:tc>
          <w:tcPr>
            <w:tcW w:w="10080" w:type="dxa"/>
            <w:gridSpan w:val="2"/>
          </w:tcPr>
          <w:p w14:paraId="2B515C47" w14:textId="70B8BF89" w:rsidR="002C6077" w:rsidRDefault="002C6077" w:rsidP="001C1281">
            <w:pPr>
              <w:tabs>
                <w:tab w:val="left" w:pos="1425"/>
              </w:tabs>
              <w:rPr>
                <w:rFonts w:cstheme="minorHAnsi"/>
              </w:rPr>
            </w:pPr>
            <w:r>
              <w:rPr>
                <w:rFonts w:cstheme="minorHAnsi"/>
              </w:rPr>
              <w:t>Any cash payments will exclude electronic payments using personal third-party payment processors such as PayPal, Zelle, Venmo.</w:t>
            </w:r>
          </w:p>
        </w:tc>
      </w:tr>
      <w:tr w:rsidR="001C1281" w14:paraId="213B1084" w14:textId="77777777" w:rsidTr="471CC601">
        <w:tc>
          <w:tcPr>
            <w:tcW w:w="10705" w:type="dxa"/>
            <w:gridSpan w:val="3"/>
            <w:shd w:val="clear" w:color="auto" w:fill="BFBFBF" w:themeFill="background1" w:themeFillShade="BF"/>
          </w:tcPr>
          <w:p w14:paraId="2E3E25C0" w14:textId="73C5C610" w:rsidR="001C1281" w:rsidRDefault="001C1281" w:rsidP="001C1281">
            <w:pPr>
              <w:pStyle w:val="Heading3"/>
              <w:numPr>
                <w:ilvl w:val="1"/>
                <w:numId w:val="11"/>
              </w:numPr>
              <w:rPr>
                <w:b/>
                <w:bCs/>
                <w:i/>
                <w:iCs/>
              </w:rPr>
            </w:pPr>
            <w:r w:rsidRPr="471CC601">
              <w:rPr>
                <w:b/>
                <w:bCs/>
              </w:rPr>
              <w:t>Timeline (</w:t>
            </w:r>
            <w:r w:rsidRPr="471CC601">
              <w:rPr>
                <w:b/>
                <w:bCs/>
                <w:i/>
                <w:iCs/>
              </w:rPr>
              <w:t>Please select one):</w:t>
            </w:r>
          </w:p>
        </w:tc>
      </w:tr>
      <w:tr w:rsidR="001C1281" w14:paraId="63804236" w14:textId="77777777" w:rsidTr="471CC601">
        <w:tc>
          <w:tcPr>
            <w:tcW w:w="625" w:type="dxa"/>
          </w:tcPr>
          <w:p w14:paraId="0B0E1EA0" w14:textId="4EC89883" w:rsidR="001C1281" w:rsidRPr="008349B4" w:rsidRDefault="00000000" w:rsidP="001C1281">
            <w:pPr>
              <w:tabs>
                <w:tab w:val="left" w:pos="1425"/>
              </w:tabs>
              <w:jc w:val="center"/>
              <w:rPr>
                <w:rFonts w:ascii="Segoe UI Symbol" w:hAnsi="Segoe UI Symbol" w:cs="Segoe UI Symbol"/>
                <w:b/>
                <w:bCs/>
                <w:sz w:val="24"/>
                <w:szCs w:val="24"/>
              </w:rPr>
            </w:pPr>
            <w:sdt>
              <w:sdtPr>
                <w:rPr>
                  <w:rFonts w:cstheme="minorHAnsi"/>
                </w:rPr>
                <w:id w:val="-1951305548"/>
                <w14:checkbox>
                  <w14:checked w14:val="1"/>
                  <w14:checkedState w14:val="2612" w14:font="MS Gothic"/>
                  <w14:uncheckedState w14:val="2610" w14:font="MS Gothic"/>
                </w14:checkbox>
              </w:sdtPr>
              <w:sdtContent>
                <w:ins w:id="95" w:author="Gasaway, Mike (gasawaml)" w:date="2026-07-03T10:14:00Z" w16du:dateUtc="2026-07-03T14:14:00Z">
                  <w:r w:rsidR="003A3421">
                    <w:rPr>
                      <w:rFonts w:ascii="MS Gothic" w:eastAsia="MS Gothic" w:hAnsi="MS Gothic" w:cstheme="minorHAnsi" w:hint="eastAsia"/>
                    </w:rPr>
                    <w:t>☒</w:t>
                  </w:r>
                </w:ins>
                <w:del w:id="96" w:author="Gasaway, Mike (gasawaml)" w:date="2026-07-03T10:14:00Z" w16du:dateUtc="2026-07-03T14:14:00Z">
                  <w:r w:rsidR="001C1281" w:rsidDel="003A3421">
                    <w:rPr>
                      <w:rFonts w:ascii="MS Gothic" w:eastAsia="MS Gothic" w:hAnsi="MS Gothic" w:cstheme="minorHAnsi" w:hint="eastAsia"/>
                    </w:rPr>
                    <w:delText>☐</w:delText>
                  </w:r>
                </w:del>
              </w:sdtContent>
            </w:sdt>
          </w:p>
        </w:tc>
        <w:tc>
          <w:tcPr>
            <w:tcW w:w="10080" w:type="dxa"/>
            <w:gridSpan w:val="2"/>
          </w:tcPr>
          <w:p w14:paraId="37B98717" w14:textId="22C0F735" w:rsidR="001C1281" w:rsidRDefault="001C1281" w:rsidP="001C1281">
            <w:pPr>
              <w:tabs>
                <w:tab w:val="left" w:pos="1425"/>
              </w:tabs>
              <w:rPr>
                <w:rFonts w:cstheme="minorHAnsi"/>
              </w:rPr>
            </w:pPr>
            <w:r w:rsidRPr="008B7D63">
              <w:rPr>
                <w:rFonts w:cstheme="minorHAnsi"/>
              </w:rPr>
              <w:t xml:space="preserve">Will complete </w:t>
            </w:r>
            <w:r>
              <w:rPr>
                <w:rFonts w:cstheme="minorHAnsi"/>
              </w:rPr>
              <w:t>with</w:t>
            </w:r>
            <w:r w:rsidRPr="008B7D63">
              <w:rPr>
                <w:rFonts w:cstheme="minorHAnsi"/>
              </w:rPr>
              <w:t>in 1 year</w:t>
            </w:r>
          </w:p>
        </w:tc>
      </w:tr>
      <w:tr w:rsidR="001C1281" w14:paraId="0158387F" w14:textId="77777777" w:rsidTr="471CC601">
        <w:tc>
          <w:tcPr>
            <w:tcW w:w="625" w:type="dxa"/>
          </w:tcPr>
          <w:p w14:paraId="268C46CE" w14:textId="41B5AA25" w:rsidR="001C1281" w:rsidRPr="008349B4" w:rsidRDefault="00000000" w:rsidP="001C1281">
            <w:pPr>
              <w:tabs>
                <w:tab w:val="left" w:pos="1425"/>
              </w:tabs>
              <w:jc w:val="center"/>
              <w:rPr>
                <w:rFonts w:ascii="Segoe UI Symbol" w:hAnsi="Segoe UI Symbol" w:cs="Segoe UI Symbol"/>
                <w:b/>
                <w:bCs/>
                <w:sz w:val="24"/>
                <w:szCs w:val="24"/>
              </w:rPr>
            </w:pPr>
            <w:sdt>
              <w:sdtPr>
                <w:rPr>
                  <w:rFonts w:cstheme="minorHAnsi"/>
                </w:rPr>
                <w:id w:val="-404307185"/>
                <w14:checkbox>
                  <w14:checked w14:val="0"/>
                  <w14:checkedState w14:val="2612" w14:font="MS Gothic"/>
                  <w14:uncheckedState w14:val="2610" w14:font="MS Gothic"/>
                </w14:checkbox>
              </w:sdtPr>
              <w:sdtContent>
                <w:r w:rsidR="001C1281">
                  <w:rPr>
                    <w:rFonts w:ascii="MS Gothic" w:eastAsia="MS Gothic" w:hAnsi="MS Gothic" w:cstheme="minorHAnsi" w:hint="eastAsia"/>
                  </w:rPr>
                  <w:t>☐</w:t>
                </w:r>
              </w:sdtContent>
            </w:sdt>
          </w:p>
        </w:tc>
        <w:tc>
          <w:tcPr>
            <w:tcW w:w="10080" w:type="dxa"/>
            <w:gridSpan w:val="2"/>
          </w:tcPr>
          <w:p w14:paraId="6E850D32" w14:textId="0CDA040C" w:rsidR="001C1281" w:rsidRDefault="001C1281" w:rsidP="001C1281">
            <w:pPr>
              <w:tabs>
                <w:tab w:val="left" w:pos="1425"/>
              </w:tabs>
              <w:rPr>
                <w:rFonts w:cstheme="minorHAnsi"/>
              </w:rPr>
            </w:pPr>
            <w:r w:rsidRPr="008B7D63">
              <w:rPr>
                <w:rFonts w:cstheme="minorHAnsi"/>
              </w:rPr>
              <w:t xml:space="preserve">Will complete </w:t>
            </w:r>
            <w:r>
              <w:rPr>
                <w:rFonts w:cstheme="minorHAnsi"/>
              </w:rPr>
              <w:t>with</w:t>
            </w:r>
            <w:r w:rsidRPr="008B7D63">
              <w:rPr>
                <w:rFonts w:cstheme="minorHAnsi"/>
              </w:rPr>
              <w:t>in 3 years</w:t>
            </w:r>
          </w:p>
        </w:tc>
      </w:tr>
      <w:tr w:rsidR="001C1281" w14:paraId="4F0C578B" w14:textId="77777777" w:rsidTr="471CC601">
        <w:tc>
          <w:tcPr>
            <w:tcW w:w="625" w:type="dxa"/>
          </w:tcPr>
          <w:p w14:paraId="60A752C2" w14:textId="4EB89967" w:rsidR="001C1281" w:rsidRPr="008349B4" w:rsidRDefault="00000000" w:rsidP="001C1281">
            <w:pPr>
              <w:tabs>
                <w:tab w:val="left" w:pos="1425"/>
              </w:tabs>
              <w:jc w:val="center"/>
              <w:rPr>
                <w:rFonts w:ascii="Segoe UI Symbol" w:hAnsi="Segoe UI Symbol" w:cs="Segoe UI Symbol"/>
                <w:b/>
                <w:bCs/>
                <w:sz w:val="24"/>
                <w:szCs w:val="24"/>
              </w:rPr>
            </w:pPr>
            <w:sdt>
              <w:sdtPr>
                <w:rPr>
                  <w:rFonts w:cstheme="minorHAnsi"/>
                </w:rPr>
                <w:id w:val="1889146753"/>
                <w14:checkbox>
                  <w14:checked w14:val="0"/>
                  <w14:checkedState w14:val="2612" w14:font="MS Gothic"/>
                  <w14:uncheckedState w14:val="2610" w14:font="MS Gothic"/>
                </w14:checkbox>
              </w:sdtPr>
              <w:sdtContent>
                <w:r w:rsidR="001C1281">
                  <w:rPr>
                    <w:rFonts w:ascii="MS Gothic" w:eastAsia="MS Gothic" w:hAnsi="MS Gothic" w:cstheme="minorHAnsi" w:hint="eastAsia"/>
                  </w:rPr>
                  <w:t>☐</w:t>
                </w:r>
              </w:sdtContent>
            </w:sdt>
          </w:p>
        </w:tc>
        <w:tc>
          <w:tcPr>
            <w:tcW w:w="10080" w:type="dxa"/>
            <w:gridSpan w:val="2"/>
          </w:tcPr>
          <w:p w14:paraId="0E1ECF88" w14:textId="5FE45469" w:rsidR="001C1281" w:rsidRDefault="001C1281" w:rsidP="001C1281">
            <w:pPr>
              <w:tabs>
                <w:tab w:val="left" w:pos="1425"/>
              </w:tabs>
              <w:rPr>
                <w:rFonts w:cstheme="minorHAnsi"/>
              </w:rPr>
            </w:pPr>
            <w:r w:rsidRPr="008B7D63">
              <w:rPr>
                <w:rFonts w:cstheme="minorHAnsi"/>
              </w:rPr>
              <w:t>Will complete</w:t>
            </w:r>
            <w:r>
              <w:rPr>
                <w:rFonts w:cstheme="minorHAnsi"/>
              </w:rPr>
              <w:t xml:space="preserve"> within </w:t>
            </w:r>
            <w:r w:rsidRPr="008B7D63">
              <w:rPr>
                <w:rFonts w:cstheme="minorHAnsi"/>
              </w:rPr>
              <w:t>5 years or more</w:t>
            </w:r>
          </w:p>
        </w:tc>
      </w:tr>
      <w:tr w:rsidR="001C1281" w14:paraId="1D2536B1" w14:textId="77777777" w:rsidTr="00D31F11">
        <w:tc>
          <w:tcPr>
            <w:tcW w:w="10705" w:type="dxa"/>
            <w:gridSpan w:val="3"/>
            <w:shd w:val="clear" w:color="auto" w:fill="BFBFBF" w:themeFill="background1" w:themeFillShade="BF"/>
          </w:tcPr>
          <w:p w14:paraId="43FB5CD5" w14:textId="1F61D230" w:rsidR="001C1281" w:rsidRPr="0024620C" w:rsidRDefault="001C1281" w:rsidP="001C1281">
            <w:pPr>
              <w:tabs>
                <w:tab w:val="left" w:pos="1425"/>
              </w:tabs>
              <w:rPr>
                <w:rFonts w:asciiTheme="majorHAnsi" w:hAnsiTheme="majorHAnsi" w:cstheme="majorHAnsi"/>
                <w:sz w:val="24"/>
                <w:szCs w:val="24"/>
              </w:rPr>
            </w:pPr>
            <w:r w:rsidRPr="0024620C">
              <w:rPr>
                <w:rFonts w:asciiTheme="majorHAnsi" w:hAnsiTheme="majorHAnsi" w:cstheme="majorHAnsi"/>
                <w:b/>
                <w:bCs/>
                <w:color w:val="002060"/>
                <w:sz w:val="24"/>
                <w:szCs w:val="24"/>
              </w:rPr>
              <w:t>4.10 Continuation</w:t>
            </w:r>
            <w:r>
              <w:rPr>
                <w:rFonts w:asciiTheme="majorHAnsi" w:hAnsiTheme="majorHAnsi" w:cstheme="majorHAnsi"/>
                <w:b/>
                <w:bCs/>
                <w:color w:val="002060"/>
                <w:sz w:val="24"/>
                <w:szCs w:val="24"/>
              </w:rPr>
              <w:t xml:space="preserve"> </w:t>
            </w:r>
          </w:p>
        </w:tc>
      </w:tr>
      <w:tr w:rsidR="001C1281" w14:paraId="7A2B99E3" w14:textId="77777777" w:rsidTr="00B85665">
        <w:tc>
          <w:tcPr>
            <w:tcW w:w="10705" w:type="dxa"/>
            <w:gridSpan w:val="3"/>
          </w:tcPr>
          <w:p w14:paraId="7446495F" w14:textId="1FC6082E" w:rsidR="001C1281" w:rsidRDefault="001C1281" w:rsidP="001C1281">
            <w:pPr>
              <w:pStyle w:val="StatementLevel1"/>
              <w:rPr>
                <w:rFonts w:asciiTheme="minorHAnsi" w:hAnsiTheme="minorHAnsi" w:cstheme="minorBidi"/>
                <w:b/>
                <w:bCs/>
                <w:sz w:val="22"/>
                <w:szCs w:val="22"/>
              </w:rPr>
            </w:pPr>
            <w:r w:rsidRPr="0024620C">
              <w:rPr>
                <w:rFonts w:asciiTheme="minorHAnsi" w:hAnsiTheme="minorHAnsi" w:cstheme="minorHAnsi"/>
                <w:sz w:val="22"/>
                <w:szCs w:val="22"/>
              </w:rPr>
              <w:t>Is this study a continuation of research that has already received IRB approval at another institution (e.g., the PI has transferred to this institution and wishes to continue remaining study activities under this IRB’s oversight)?</w:t>
            </w:r>
            <w:r>
              <w:rPr>
                <w:rFonts w:cstheme="minorHAnsi"/>
              </w:rPr>
              <w:br/>
            </w:r>
            <w:sdt>
              <w:sdtPr>
                <w:rPr>
                  <w:rFonts w:asciiTheme="minorHAnsi" w:hAnsiTheme="minorHAnsi" w:cstheme="minorBidi"/>
                  <w:sz w:val="22"/>
                  <w:szCs w:val="22"/>
                </w:rPr>
                <w:id w:val="-1823032704"/>
                <w14:checkbox>
                  <w14:checked w14:val="0"/>
                  <w14:checkedState w14:val="2612" w14:font="MS Gothic"/>
                  <w14:uncheckedState w14:val="2610" w14:font="MS Gothic"/>
                </w14:checkbox>
              </w:sdtPr>
              <w:sdtContent>
                <w:r>
                  <w:rPr>
                    <w:rFonts w:ascii="MS Gothic" w:eastAsia="MS Gothic" w:hAnsi="MS Gothic" w:cstheme="minorBidi" w:hint="eastAsia"/>
                    <w:sz w:val="22"/>
                    <w:szCs w:val="22"/>
                  </w:rPr>
                  <w:t>☐</w:t>
                </w:r>
              </w:sdtContent>
            </w:sdt>
            <w:r w:rsidRPr="471CC601">
              <w:rPr>
                <w:rFonts w:asciiTheme="minorHAnsi" w:hAnsiTheme="minorHAnsi" w:cstheme="minorBidi"/>
                <w:b/>
                <w:bCs/>
                <w:sz w:val="22"/>
                <w:szCs w:val="22"/>
              </w:rPr>
              <w:t xml:space="preserve"> </w:t>
            </w:r>
            <w:r w:rsidRPr="471CC601">
              <w:rPr>
                <w:rFonts w:asciiTheme="minorHAnsi" w:hAnsiTheme="minorHAnsi" w:cstheme="minorBidi"/>
                <w:sz w:val="22"/>
                <w:szCs w:val="22"/>
              </w:rPr>
              <w:t xml:space="preserve">YES    </w:t>
            </w:r>
            <w:r w:rsidRPr="471CC601">
              <w:rPr>
                <w:rFonts w:asciiTheme="minorHAnsi" w:hAnsiTheme="minorHAnsi" w:cstheme="minorBidi"/>
                <w:b/>
                <w:bCs/>
                <w:sz w:val="22"/>
                <w:szCs w:val="22"/>
              </w:rPr>
              <w:t xml:space="preserve">            </w:t>
            </w:r>
            <w:sdt>
              <w:sdtPr>
                <w:rPr>
                  <w:rFonts w:asciiTheme="minorHAnsi" w:hAnsiTheme="minorHAnsi" w:cstheme="minorBidi"/>
                  <w:sz w:val="22"/>
                  <w:szCs w:val="22"/>
                </w:rPr>
                <w:id w:val="845519971"/>
                <w14:checkbox>
                  <w14:checked w14:val="1"/>
                  <w14:checkedState w14:val="2612" w14:font="MS Gothic"/>
                  <w14:uncheckedState w14:val="2610" w14:font="MS Gothic"/>
                </w14:checkbox>
              </w:sdtPr>
              <w:sdtContent>
                <w:ins w:id="97" w:author="Gasaway, Mike (gasawaml)" w:date="2026-07-03T10:14:00Z" w16du:dateUtc="2026-07-03T14:14:00Z">
                  <w:r w:rsidR="003A3421">
                    <w:rPr>
                      <w:rFonts w:ascii="MS Gothic" w:eastAsia="MS Gothic" w:hAnsi="MS Gothic" w:cstheme="minorBidi" w:hint="eastAsia"/>
                      <w:sz w:val="22"/>
                      <w:szCs w:val="22"/>
                    </w:rPr>
                    <w:t>☒</w:t>
                  </w:r>
                </w:ins>
                <w:del w:id="98" w:author="Gasaway, Mike (gasawaml)" w:date="2026-07-03T10:14:00Z" w16du:dateUtc="2026-07-03T14:14:00Z">
                  <w:r w:rsidRPr="471CC601" w:rsidDel="003A3421">
                    <w:rPr>
                      <w:rFonts w:ascii="MS Gothic" w:eastAsia="MS Gothic" w:hAnsi="MS Gothic" w:cstheme="minorBidi"/>
                      <w:sz w:val="22"/>
                      <w:szCs w:val="22"/>
                    </w:rPr>
                    <w:delText>☐</w:delText>
                  </w:r>
                </w:del>
              </w:sdtContent>
            </w:sdt>
            <w:r w:rsidRPr="471CC601">
              <w:rPr>
                <w:rFonts w:asciiTheme="minorHAnsi" w:hAnsiTheme="minorHAnsi" w:cstheme="minorBidi"/>
                <w:b/>
                <w:bCs/>
                <w:sz w:val="22"/>
                <w:szCs w:val="22"/>
              </w:rPr>
              <w:t xml:space="preserve"> </w:t>
            </w:r>
            <w:r w:rsidRPr="471CC601">
              <w:rPr>
                <w:rFonts w:asciiTheme="minorHAnsi" w:hAnsiTheme="minorHAnsi" w:cstheme="minorBidi"/>
                <w:sz w:val="22"/>
                <w:szCs w:val="22"/>
              </w:rPr>
              <w:t>NO (</w:t>
            </w:r>
            <w:r w:rsidRPr="471CC601">
              <w:rPr>
                <w:rFonts w:asciiTheme="minorHAnsi" w:hAnsiTheme="minorHAnsi" w:cstheme="minorBidi"/>
                <w:i/>
                <w:iCs/>
                <w:sz w:val="22"/>
                <w:szCs w:val="22"/>
              </w:rPr>
              <w:t xml:space="preserve">If </w:t>
            </w:r>
            <w:proofErr w:type="gramStart"/>
            <w:r w:rsidRPr="471CC601">
              <w:rPr>
                <w:rFonts w:asciiTheme="minorHAnsi" w:hAnsiTheme="minorHAnsi" w:cstheme="minorBidi"/>
                <w:i/>
                <w:iCs/>
                <w:sz w:val="22"/>
                <w:szCs w:val="22"/>
              </w:rPr>
              <w:t>No</w:t>
            </w:r>
            <w:proofErr w:type="gramEnd"/>
            <w:r w:rsidRPr="471CC601">
              <w:rPr>
                <w:rFonts w:asciiTheme="minorHAnsi" w:hAnsiTheme="minorHAnsi" w:cstheme="minorBidi"/>
                <w:i/>
                <w:iCs/>
                <w:sz w:val="22"/>
                <w:szCs w:val="22"/>
              </w:rPr>
              <w:t xml:space="preserve">, skip to </w:t>
            </w:r>
            <w:r>
              <w:rPr>
                <w:rFonts w:asciiTheme="minorHAnsi" w:hAnsiTheme="minorHAnsi" w:cstheme="minorBidi"/>
                <w:i/>
                <w:iCs/>
                <w:sz w:val="22"/>
                <w:szCs w:val="22"/>
              </w:rPr>
              <w:t>section 5</w:t>
            </w:r>
            <w:r w:rsidRPr="471CC601">
              <w:rPr>
                <w:rFonts w:asciiTheme="minorHAnsi" w:hAnsiTheme="minorHAnsi" w:cstheme="minorBidi"/>
                <w:sz w:val="22"/>
                <w:szCs w:val="22"/>
              </w:rPr>
              <w:t>)</w:t>
            </w:r>
          </w:p>
          <w:p w14:paraId="495C6F6E" w14:textId="2687D8A6" w:rsidR="001C1281" w:rsidRPr="00036087" w:rsidRDefault="001C1281" w:rsidP="001C1281">
            <w:pPr>
              <w:tabs>
                <w:tab w:val="left" w:pos="1425"/>
              </w:tabs>
              <w:rPr>
                <w:rFonts w:cstheme="minorHAnsi"/>
                <w:i/>
                <w:iCs/>
              </w:rPr>
            </w:pPr>
            <w:r w:rsidRPr="00036087">
              <w:rPr>
                <w:rFonts w:cstheme="minorHAnsi"/>
                <w:i/>
                <w:iCs/>
                <w:shd w:val="clear" w:color="auto" w:fill="F2F2F2" w:themeFill="background1" w:themeFillShade="F2"/>
              </w:rPr>
              <w:t xml:space="preserve">Provide name of previous institution and summary of study activities completed and remaining </w:t>
            </w:r>
          </w:p>
        </w:tc>
      </w:tr>
    </w:tbl>
    <w:p w14:paraId="402C9807" w14:textId="0D50827C" w:rsidR="005D0400" w:rsidRDefault="00595BE9" w:rsidP="005D0400">
      <w:pPr>
        <w:pStyle w:val="Heading1"/>
      </w:pPr>
      <w:r>
        <w:rPr>
          <w:b/>
          <w:bCs/>
        </w:rPr>
        <w:t>5.</w:t>
      </w:r>
      <w:r w:rsidR="005D0400">
        <w:t xml:space="preserve"> </w:t>
      </w:r>
      <w:r w:rsidR="005D0400" w:rsidRPr="00FE4BF4">
        <w:rPr>
          <w:b/>
          <w:bCs/>
        </w:rPr>
        <w:t>Risks and Safeguards</w:t>
      </w:r>
    </w:p>
    <w:tbl>
      <w:tblPr>
        <w:tblStyle w:val="TableGrid"/>
        <w:tblW w:w="0" w:type="auto"/>
        <w:tblLook w:val="04A0" w:firstRow="1" w:lastRow="0" w:firstColumn="1" w:lastColumn="0" w:noHBand="0" w:noVBand="1"/>
      </w:tblPr>
      <w:tblGrid>
        <w:gridCol w:w="625"/>
        <w:gridCol w:w="10165"/>
      </w:tblGrid>
      <w:tr w:rsidR="005D0400" w14:paraId="5F405150" w14:textId="77777777" w:rsidTr="66ACF8B7">
        <w:tc>
          <w:tcPr>
            <w:tcW w:w="10790" w:type="dxa"/>
            <w:gridSpan w:val="2"/>
            <w:shd w:val="clear" w:color="auto" w:fill="BFBFBF" w:themeFill="background1" w:themeFillShade="BF"/>
          </w:tcPr>
          <w:p w14:paraId="38819BBC" w14:textId="2CD43AB2" w:rsidR="005D0400" w:rsidRDefault="00595BE9" w:rsidP="00FE4BF4">
            <w:pPr>
              <w:pStyle w:val="StatementLevel1"/>
              <w:ind w:left="251" w:hanging="251"/>
            </w:pPr>
            <w:r>
              <w:rPr>
                <w:rFonts w:asciiTheme="majorHAnsi" w:eastAsiaTheme="majorEastAsia" w:hAnsiTheme="majorHAnsi" w:cstheme="majorBidi"/>
                <w:b/>
                <w:bCs/>
                <w:color w:val="2F5496" w:themeColor="accent1" w:themeShade="BF"/>
                <w:sz w:val="26"/>
                <w:szCs w:val="26"/>
              </w:rPr>
              <w:t>5.1</w:t>
            </w:r>
            <w:r w:rsidR="00FE4BF4" w:rsidRPr="00FE4BF4">
              <w:rPr>
                <w:rFonts w:asciiTheme="majorHAnsi" w:eastAsiaTheme="majorEastAsia" w:hAnsiTheme="majorHAnsi" w:cstheme="majorBidi"/>
                <w:b/>
                <w:bCs/>
                <w:color w:val="2F5496" w:themeColor="accent1" w:themeShade="BF"/>
                <w:sz w:val="26"/>
                <w:szCs w:val="26"/>
              </w:rPr>
              <w:t xml:space="preserve"> </w:t>
            </w:r>
            <w:r w:rsidR="005D0400" w:rsidRPr="00FE4BF4">
              <w:rPr>
                <w:rFonts w:asciiTheme="majorHAnsi" w:eastAsiaTheme="majorEastAsia" w:hAnsiTheme="majorHAnsi" w:cstheme="majorBidi"/>
                <w:b/>
                <w:bCs/>
                <w:color w:val="2F5496" w:themeColor="accent1" w:themeShade="BF"/>
                <w:sz w:val="26"/>
                <w:szCs w:val="26"/>
              </w:rPr>
              <w:t xml:space="preserve">Describe the reasonably foreseeable risks, discomforts, hazards, or inconveniences to the </w:t>
            </w:r>
            <w:r w:rsidR="00D86C78">
              <w:rPr>
                <w:rFonts w:asciiTheme="majorHAnsi" w:eastAsiaTheme="majorEastAsia" w:hAnsiTheme="majorHAnsi" w:cstheme="majorBidi"/>
                <w:b/>
                <w:bCs/>
                <w:color w:val="2F5496" w:themeColor="accent1" w:themeShade="BF"/>
                <w:sz w:val="26"/>
                <w:szCs w:val="26"/>
              </w:rPr>
              <w:t>participants</w:t>
            </w:r>
            <w:r w:rsidR="005D0400" w:rsidRPr="00FE4BF4">
              <w:rPr>
                <w:rFonts w:asciiTheme="majorHAnsi" w:eastAsiaTheme="majorEastAsia" w:hAnsiTheme="majorHAnsi" w:cstheme="majorBidi"/>
                <w:b/>
                <w:bCs/>
                <w:color w:val="2F5496" w:themeColor="accent1" w:themeShade="BF"/>
                <w:sz w:val="26"/>
                <w:szCs w:val="26"/>
              </w:rPr>
              <w:t xml:space="preserve"> related to </w:t>
            </w:r>
            <w:proofErr w:type="gramStart"/>
            <w:r w:rsidR="005D0400" w:rsidRPr="00FE4BF4">
              <w:rPr>
                <w:rFonts w:asciiTheme="majorHAnsi" w:eastAsiaTheme="majorEastAsia" w:hAnsiTheme="majorHAnsi" w:cstheme="majorBidi"/>
                <w:b/>
                <w:bCs/>
                <w:color w:val="2F5496" w:themeColor="accent1" w:themeShade="BF"/>
                <w:sz w:val="26"/>
                <w:szCs w:val="26"/>
              </w:rPr>
              <w:t xml:space="preserve">the </w:t>
            </w:r>
            <w:r w:rsidR="00D86C78">
              <w:rPr>
                <w:rFonts w:asciiTheme="majorHAnsi" w:eastAsiaTheme="majorEastAsia" w:hAnsiTheme="majorHAnsi" w:cstheme="majorBidi"/>
                <w:b/>
                <w:bCs/>
                <w:color w:val="2F5496" w:themeColor="accent1" w:themeShade="BF"/>
                <w:sz w:val="26"/>
                <w:szCs w:val="26"/>
              </w:rPr>
              <w:t>their</w:t>
            </w:r>
            <w:proofErr w:type="gramEnd"/>
            <w:r w:rsidR="005D0400" w:rsidRPr="00FE4BF4">
              <w:rPr>
                <w:rFonts w:asciiTheme="majorHAnsi" w:eastAsiaTheme="majorEastAsia" w:hAnsiTheme="majorHAnsi" w:cstheme="majorBidi"/>
                <w:b/>
                <w:bCs/>
                <w:color w:val="2F5496" w:themeColor="accent1" w:themeShade="BF"/>
                <w:sz w:val="26"/>
                <w:szCs w:val="26"/>
              </w:rPr>
              <w:t xml:space="preserve"> participation in the research. (Select all that apply)</w:t>
            </w:r>
          </w:p>
        </w:tc>
      </w:tr>
      <w:tr w:rsidR="005D0400" w14:paraId="1C9742F2" w14:textId="77777777" w:rsidTr="66ACF8B7">
        <w:tc>
          <w:tcPr>
            <w:tcW w:w="625" w:type="dxa"/>
          </w:tcPr>
          <w:p w14:paraId="417C57FC" w14:textId="462839D3" w:rsidR="005D0400" w:rsidRDefault="00000000" w:rsidP="00FE4BF4">
            <w:pPr>
              <w:jc w:val="center"/>
            </w:pPr>
            <w:sdt>
              <w:sdtPr>
                <w:rPr>
                  <w:rFonts w:cstheme="minorHAnsi"/>
                </w:rPr>
                <w:id w:val="-761448526"/>
                <w14:checkbox>
                  <w14:checked w14:val="1"/>
                  <w14:checkedState w14:val="2612" w14:font="MS Gothic"/>
                  <w14:uncheckedState w14:val="2610" w14:font="MS Gothic"/>
                </w14:checkbox>
              </w:sdtPr>
              <w:sdtContent>
                <w:ins w:id="99" w:author="Gasaway, Mike (gasawaml)" w:date="2026-07-03T10:15:00Z" w16du:dateUtc="2026-07-03T14:15:00Z">
                  <w:r w:rsidR="003A3421">
                    <w:rPr>
                      <w:rFonts w:ascii="MS Gothic" w:eastAsia="MS Gothic" w:hAnsi="MS Gothic" w:cstheme="minorHAnsi" w:hint="eastAsia"/>
                    </w:rPr>
                    <w:t>☒</w:t>
                  </w:r>
                </w:ins>
                <w:del w:id="100" w:author="Gasaway, Mike (gasawaml)" w:date="2026-07-03T10:15:00Z" w16du:dateUtc="2026-07-03T14:15:00Z">
                  <w:r w:rsidR="00156679" w:rsidDel="003A3421">
                    <w:rPr>
                      <w:rFonts w:ascii="MS Gothic" w:eastAsia="MS Gothic" w:hAnsi="MS Gothic" w:cstheme="minorHAnsi" w:hint="eastAsia"/>
                    </w:rPr>
                    <w:delText>☐</w:delText>
                  </w:r>
                </w:del>
              </w:sdtContent>
            </w:sdt>
          </w:p>
        </w:tc>
        <w:tc>
          <w:tcPr>
            <w:tcW w:w="10165" w:type="dxa"/>
          </w:tcPr>
          <w:p w14:paraId="5A4823EE" w14:textId="2CFC4DB5" w:rsidR="005D0400" w:rsidRDefault="00FE4BF4" w:rsidP="005D0400">
            <w:r>
              <w:t>Loss of confidentiality (disclosure of sensitive or private information such as participant identifiers)</w:t>
            </w:r>
          </w:p>
        </w:tc>
      </w:tr>
      <w:tr w:rsidR="005D0400" w14:paraId="585480DC" w14:textId="77777777" w:rsidTr="66ACF8B7">
        <w:tc>
          <w:tcPr>
            <w:tcW w:w="625" w:type="dxa"/>
          </w:tcPr>
          <w:p w14:paraId="71EFFD73" w14:textId="42385DA3" w:rsidR="005D0400" w:rsidRDefault="00000000" w:rsidP="00FE4BF4">
            <w:pPr>
              <w:jc w:val="center"/>
            </w:pPr>
            <w:sdt>
              <w:sdtPr>
                <w:rPr>
                  <w:rFonts w:cstheme="minorHAnsi"/>
                </w:rPr>
                <w:id w:val="-1529100268"/>
                <w14:checkbox>
                  <w14:checked w14:val="1"/>
                  <w14:checkedState w14:val="2612" w14:font="MS Gothic"/>
                  <w14:uncheckedState w14:val="2610" w14:font="MS Gothic"/>
                </w14:checkbox>
              </w:sdtPr>
              <w:sdtContent>
                <w:ins w:id="101" w:author="Gasaway, Mike (gasawaml)" w:date="2026-07-03T10:15:00Z" w16du:dateUtc="2026-07-03T14:15:00Z">
                  <w:r w:rsidR="003A3421">
                    <w:rPr>
                      <w:rFonts w:ascii="MS Gothic" w:eastAsia="MS Gothic" w:hAnsi="MS Gothic" w:cstheme="minorHAnsi" w:hint="eastAsia"/>
                    </w:rPr>
                    <w:t>☒</w:t>
                  </w:r>
                </w:ins>
                <w:del w:id="102" w:author="Gasaway, Mike (gasawaml)" w:date="2026-07-03T10:15:00Z" w16du:dateUtc="2026-07-03T14:15:00Z">
                  <w:r w:rsidR="00156679" w:rsidDel="003A3421">
                    <w:rPr>
                      <w:rFonts w:ascii="MS Gothic" w:eastAsia="MS Gothic" w:hAnsi="MS Gothic" w:cstheme="minorHAnsi" w:hint="eastAsia"/>
                    </w:rPr>
                    <w:delText>☐</w:delText>
                  </w:r>
                </w:del>
              </w:sdtContent>
            </w:sdt>
          </w:p>
        </w:tc>
        <w:tc>
          <w:tcPr>
            <w:tcW w:w="10165" w:type="dxa"/>
          </w:tcPr>
          <w:p w14:paraId="1EDB262E" w14:textId="00FF6A8E" w:rsidR="005D0400" w:rsidRDefault="00FE4BF4" w:rsidP="005D0400">
            <w:r>
              <w:t>Loss of privacy</w:t>
            </w:r>
            <w:r w:rsidR="003762AE">
              <w:t xml:space="preserve"> </w:t>
            </w:r>
            <w:r>
              <w:t>(disclosure of a participant’s identity)</w:t>
            </w:r>
          </w:p>
        </w:tc>
      </w:tr>
      <w:tr w:rsidR="005D0400" w14:paraId="0F5842BA" w14:textId="77777777" w:rsidTr="66ACF8B7">
        <w:tc>
          <w:tcPr>
            <w:tcW w:w="625" w:type="dxa"/>
          </w:tcPr>
          <w:p w14:paraId="3CE06312" w14:textId="2252105B" w:rsidR="005D0400" w:rsidRDefault="00000000" w:rsidP="00FE4BF4">
            <w:pPr>
              <w:jc w:val="center"/>
            </w:pPr>
            <w:sdt>
              <w:sdtPr>
                <w:rPr>
                  <w:rFonts w:cstheme="minorHAnsi"/>
                </w:rPr>
                <w:id w:val="-1881935147"/>
                <w14:checkbox>
                  <w14:checked w14:val="0"/>
                  <w14:checkedState w14:val="2612" w14:font="MS Gothic"/>
                  <w14:uncheckedState w14:val="2610" w14:font="MS Gothic"/>
                </w14:checkbox>
              </w:sdtPr>
              <w:sdtContent>
                <w:r w:rsidR="00156679">
                  <w:rPr>
                    <w:rFonts w:ascii="MS Gothic" w:eastAsia="MS Gothic" w:hAnsi="MS Gothic" w:cstheme="minorHAnsi" w:hint="eastAsia"/>
                  </w:rPr>
                  <w:t>☐</w:t>
                </w:r>
              </w:sdtContent>
            </w:sdt>
          </w:p>
        </w:tc>
        <w:tc>
          <w:tcPr>
            <w:tcW w:w="10165" w:type="dxa"/>
          </w:tcPr>
          <w:p w14:paraId="074579A4" w14:textId="79608CDD" w:rsidR="005D0400" w:rsidRDefault="00FE4BF4" w:rsidP="005D0400">
            <w:r>
              <w:t>May experience emotional/psychological distress (e.g., thoughts of harming themselves or others, humiliation, shame, embarrassment, etc.)</w:t>
            </w:r>
          </w:p>
        </w:tc>
      </w:tr>
      <w:tr w:rsidR="005D0400" w14:paraId="5EE339EB" w14:textId="77777777" w:rsidTr="66ACF8B7">
        <w:tc>
          <w:tcPr>
            <w:tcW w:w="625" w:type="dxa"/>
          </w:tcPr>
          <w:p w14:paraId="48048B3F" w14:textId="77594EE4" w:rsidR="005D0400" w:rsidRDefault="00000000" w:rsidP="00FE4BF4">
            <w:pPr>
              <w:jc w:val="center"/>
            </w:pPr>
            <w:sdt>
              <w:sdtPr>
                <w:rPr>
                  <w:rFonts w:cstheme="minorHAnsi"/>
                </w:rPr>
                <w:id w:val="-1314024483"/>
                <w14:checkbox>
                  <w14:checked w14:val="0"/>
                  <w14:checkedState w14:val="2612" w14:font="MS Gothic"/>
                  <w14:uncheckedState w14:val="2610" w14:font="MS Gothic"/>
                </w14:checkbox>
              </w:sdtPr>
              <w:sdtContent>
                <w:r w:rsidR="00156679">
                  <w:rPr>
                    <w:rFonts w:ascii="MS Gothic" w:eastAsia="MS Gothic" w:hAnsi="MS Gothic" w:cstheme="minorHAnsi" w:hint="eastAsia"/>
                  </w:rPr>
                  <w:t>☐</w:t>
                </w:r>
              </w:sdtContent>
            </w:sdt>
          </w:p>
        </w:tc>
        <w:tc>
          <w:tcPr>
            <w:tcW w:w="10165" w:type="dxa"/>
          </w:tcPr>
          <w:p w14:paraId="104E33E1" w14:textId="77777777" w:rsidR="00FE4BF4" w:rsidRDefault="00FE4BF4" w:rsidP="00FE4BF4">
            <w:r>
              <w:t>Other</w:t>
            </w:r>
          </w:p>
          <w:p w14:paraId="715EDA22" w14:textId="5CAC69D9" w:rsidR="005D0400" w:rsidRDefault="00FE4BF4" w:rsidP="00FE4BF4">
            <w:r w:rsidRPr="00112628">
              <w:rPr>
                <w:rFonts w:cstheme="minorHAnsi"/>
                <w:bCs/>
                <w:i/>
                <w:iCs/>
                <w:shd w:val="clear" w:color="auto" w:fill="E7E6E6" w:themeFill="background2"/>
              </w:rPr>
              <w:t xml:space="preserve">Describe </w:t>
            </w:r>
            <w:r>
              <w:rPr>
                <w:rFonts w:cstheme="minorHAnsi"/>
                <w:bCs/>
                <w:i/>
                <w:iCs/>
                <w:shd w:val="clear" w:color="auto" w:fill="E7E6E6" w:themeFill="background2"/>
              </w:rPr>
              <w:t>risks, discomforts, hazards or inconveniences not mentioned above</w:t>
            </w:r>
            <w:r w:rsidR="00604E88">
              <w:rPr>
                <w:rFonts w:cstheme="minorHAnsi"/>
                <w:bCs/>
                <w:i/>
                <w:iCs/>
                <w:shd w:val="clear" w:color="auto" w:fill="E7E6E6" w:themeFill="background2"/>
              </w:rPr>
              <w:t>.  Consider physical, psychological, social, legal and economic risks as well as community or group harms</w:t>
            </w:r>
            <w:r w:rsidRPr="00112628">
              <w:rPr>
                <w:rFonts w:cstheme="minorHAnsi"/>
                <w:bCs/>
                <w:i/>
                <w:iCs/>
                <w:shd w:val="clear" w:color="auto" w:fill="E7E6E6" w:themeFill="background2"/>
              </w:rPr>
              <w:t>.</w:t>
            </w:r>
          </w:p>
        </w:tc>
      </w:tr>
      <w:tr w:rsidR="00FE4BF4" w14:paraId="2100E178" w14:textId="77777777" w:rsidTr="66ACF8B7">
        <w:tc>
          <w:tcPr>
            <w:tcW w:w="10790" w:type="dxa"/>
            <w:gridSpan w:val="2"/>
            <w:shd w:val="clear" w:color="auto" w:fill="BFBFBF" w:themeFill="background1" w:themeFillShade="BF"/>
          </w:tcPr>
          <w:p w14:paraId="0B24E20E" w14:textId="4B0EC00A" w:rsidR="00FE4BF4" w:rsidRDefault="00595BE9" w:rsidP="00FE4BF4">
            <w:pPr>
              <w:pStyle w:val="StatementLevel1"/>
              <w:ind w:left="251" w:hanging="251"/>
            </w:pPr>
            <w:r>
              <w:rPr>
                <w:rFonts w:asciiTheme="majorHAnsi" w:eastAsiaTheme="majorEastAsia" w:hAnsiTheme="majorHAnsi" w:cstheme="majorBidi"/>
                <w:b/>
                <w:bCs/>
                <w:color w:val="2F5496" w:themeColor="accent1" w:themeShade="BF"/>
                <w:sz w:val="26"/>
                <w:szCs w:val="26"/>
              </w:rPr>
              <w:t>5</w:t>
            </w:r>
            <w:r w:rsidR="00FE4BF4" w:rsidRPr="00FE4BF4">
              <w:rPr>
                <w:rFonts w:asciiTheme="majorHAnsi" w:eastAsiaTheme="majorEastAsia" w:hAnsiTheme="majorHAnsi" w:cstheme="majorBidi"/>
                <w:b/>
                <w:bCs/>
                <w:color w:val="2F5496" w:themeColor="accent1" w:themeShade="BF"/>
                <w:sz w:val="26"/>
                <w:szCs w:val="26"/>
              </w:rPr>
              <w:t>.2 Describe the provisions to secure the data, protect participants’ privacy, maintain confidentiality, and to minimize the intrusiveness of the study questions or procedures</w:t>
            </w:r>
            <w:r w:rsidR="00FE4BF4">
              <w:rPr>
                <w:rFonts w:asciiTheme="majorHAnsi" w:eastAsiaTheme="majorEastAsia" w:hAnsiTheme="majorHAnsi" w:cstheme="majorBidi"/>
                <w:b/>
                <w:bCs/>
                <w:color w:val="2F5496" w:themeColor="accent1" w:themeShade="BF"/>
                <w:sz w:val="26"/>
                <w:szCs w:val="26"/>
              </w:rPr>
              <w:t>. (Select all that apply)</w:t>
            </w:r>
            <w:r w:rsidR="00BB6D3D">
              <w:rPr>
                <w:rFonts w:asciiTheme="majorHAnsi" w:eastAsiaTheme="majorEastAsia" w:hAnsiTheme="majorHAnsi" w:cstheme="majorBidi"/>
                <w:b/>
                <w:bCs/>
                <w:color w:val="2F5496" w:themeColor="accent1" w:themeShade="BF"/>
                <w:sz w:val="26"/>
                <w:szCs w:val="26"/>
              </w:rPr>
              <w:t xml:space="preserve"> </w:t>
            </w:r>
            <w:r w:rsidR="003B28A3">
              <w:rPr>
                <w:rFonts w:asciiTheme="majorHAnsi" w:eastAsiaTheme="majorEastAsia" w:hAnsiTheme="majorHAnsi" w:cstheme="majorBidi"/>
                <w:b/>
                <w:bCs/>
                <w:color w:val="2F5496" w:themeColor="accent1" w:themeShade="BF"/>
                <w:sz w:val="26"/>
                <w:szCs w:val="26"/>
              </w:rPr>
              <w:br/>
            </w:r>
            <w:r w:rsidR="00BB6D3D" w:rsidRPr="003B28A3">
              <w:rPr>
                <w:rFonts w:asciiTheme="majorHAnsi" w:eastAsiaTheme="majorEastAsia" w:hAnsiTheme="majorHAnsi" w:cstheme="majorBidi"/>
                <w:b/>
                <w:bCs/>
                <w:color w:val="2F5496" w:themeColor="accent1" w:themeShade="BF"/>
                <w:sz w:val="22"/>
                <w:szCs w:val="22"/>
              </w:rPr>
              <w:t xml:space="preserve">Note: </w:t>
            </w:r>
            <w:r w:rsidR="00BB6D3D" w:rsidRPr="003B28A3">
              <w:rPr>
                <w:rFonts w:asciiTheme="majorHAnsi" w:eastAsiaTheme="majorEastAsia" w:hAnsiTheme="majorHAnsi" w:cstheme="majorBidi"/>
                <w:b/>
                <w:bCs/>
                <w:color w:val="C00000"/>
                <w:sz w:val="22"/>
                <w:szCs w:val="22"/>
              </w:rPr>
              <w:t>*</w:t>
            </w:r>
            <w:r w:rsidR="00BB6D3D" w:rsidRPr="003B28A3">
              <w:rPr>
                <w:rFonts w:asciiTheme="majorHAnsi" w:eastAsiaTheme="majorEastAsia" w:hAnsiTheme="majorHAnsi" w:cstheme="majorBidi"/>
                <w:b/>
                <w:bCs/>
                <w:color w:val="2F5496" w:themeColor="accent1" w:themeShade="BF"/>
                <w:sz w:val="22"/>
                <w:szCs w:val="22"/>
              </w:rPr>
              <w:t xml:space="preserve"> are </w:t>
            </w:r>
            <w:r w:rsidR="00BB6D3D" w:rsidRPr="003B28A3">
              <w:rPr>
                <w:rFonts w:asciiTheme="majorHAnsi" w:eastAsiaTheme="majorEastAsia" w:hAnsiTheme="majorHAnsi" w:cstheme="majorBidi"/>
                <w:b/>
                <w:bCs/>
                <w:color w:val="C00000"/>
                <w:sz w:val="22"/>
                <w:szCs w:val="22"/>
              </w:rPr>
              <w:t>required</w:t>
            </w:r>
            <w:r w:rsidR="00BB6D3D" w:rsidRPr="003B28A3">
              <w:rPr>
                <w:rFonts w:asciiTheme="majorHAnsi" w:eastAsiaTheme="majorEastAsia" w:hAnsiTheme="majorHAnsi" w:cstheme="majorBidi"/>
                <w:b/>
                <w:bCs/>
                <w:color w:val="2F5496" w:themeColor="accent1" w:themeShade="BF"/>
                <w:sz w:val="22"/>
                <w:szCs w:val="22"/>
              </w:rPr>
              <w:t xml:space="preserve"> for all studies</w:t>
            </w:r>
          </w:p>
        </w:tc>
      </w:tr>
      <w:tr w:rsidR="00FE4BF4" w14:paraId="6517D612" w14:textId="77777777" w:rsidTr="66ACF8B7">
        <w:tc>
          <w:tcPr>
            <w:tcW w:w="625" w:type="dxa"/>
          </w:tcPr>
          <w:p w14:paraId="0CE782C0" w14:textId="65B37CF3" w:rsidR="00FE4BF4" w:rsidRDefault="00000000" w:rsidP="00FE4BF4">
            <w:pPr>
              <w:jc w:val="center"/>
            </w:pPr>
            <w:sdt>
              <w:sdtPr>
                <w:rPr>
                  <w:rFonts w:cstheme="minorHAnsi"/>
                </w:rPr>
                <w:id w:val="-1596402489"/>
                <w14:checkbox>
                  <w14:checked w14:val="1"/>
                  <w14:checkedState w14:val="2612" w14:font="MS Gothic"/>
                  <w14:uncheckedState w14:val="2610" w14:font="MS Gothic"/>
                </w14:checkbox>
              </w:sdtPr>
              <w:sdtContent>
                <w:ins w:id="103" w:author="Gasaway, Mike (gasawaml)" w:date="2026-07-03T10:15:00Z" w16du:dateUtc="2026-07-03T14:15:00Z">
                  <w:r w:rsidR="003A3421">
                    <w:rPr>
                      <w:rFonts w:ascii="MS Gothic" w:eastAsia="MS Gothic" w:hAnsi="MS Gothic" w:cstheme="minorHAnsi" w:hint="eastAsia"/>
                    </w:rPr>
                    <w:t>☒</w:t>
                  </w:r>
                </w:ins>
                <w:del w:id="104" w:author="Gasaway, Mike (gasawaml)" w:date="2026-07-03T10:15:00Z" w16du:dateUtc="2026-07-03T14:15:00Z">
                  <w:r w:rsidR="00156679" w:rsidDel="003A3421">
                    <w:rPr>
                      <w:rFonts w:ascii="MS Gothic" w:eastAsia="MS Gothic" w:hAnsi="MS Gothic" w:cstheme="minorHAnsi" w:hint="eastAsia"/>
                    </w:rPr>
                    <w:delText>☐</w:delText>
                  </w:r>
                </w:del>
              </w:sdtContent>
            </w:sdt>
          </w:p>
        </w:tc>
        <w:tc>
          <w:tcPr>
            <w:tcW w:w="10165" w:type="dxa"/>
          </w:tcPr>
          <w:p w14:paraId="39614EC6" w14:textId="0C8472EE" w:rsidR="00FE4BF4" w:rsidRDefault="00FE4BF4" w:rsidP="00FE4BF4">
            <w:r w:rsidRPr="00780A7B">
              <w:t>Remove or replace any personally identifiable information in the data with anonymous codes.</w:t>
            </w:r>
          </w:p>
        </w:tc>
      </w:tr>
      <w:tr w:rsidR="00FE4BF4" w14:paraId="64CF760F" w14:textId="77777777" w:rsidTr="66ACF8B7">
        <w:tc>
          <w:tcPr>
            <w:tcW w:w="625" w:type="dxa"/>
          </w:tcPr>
          <w:p w14:paraId="31D3F777" w14:textId="185C7112" w:rsidR="00FE4BF4" w:rsidRDefault="00000000" w:rsidP="00FE4BF4">
            <w:pPr>
              <w:jc w:val="center"/>
            </w:pPr>
            <w:sdt>
              <w:sdtPr>
                <w:rPr>
                  <w:rFonts w:cstheme="minorHAnsi"/>
                </w:rPr>
                <w:id w:val="1893528157"/>
                <w14:checkbox>
                  <w14:checked w14:val="1"/>
                  <w14:checkedState w14:val="2612" w14:font="MS Gothic"/>
                  <w14:uncheckedState w14:val="2610" w14:font="MS Gothic"/>
                </w14:checkbox>
              </w:sdtPr>
              <w:sdtContent>
                <w:ins w:id="105" w:author="Gasaway, Mike (gasawaml)" w:date="2026-07-03T10:15:00Z" w16du:dateUtc="2026-07-03T14:15:00Z">
                  <w:r w:rsidR="003A3421">
                    <w:rPr>
                      <w:rFonts w:ascii="MS Gothic" w:eastAsia="MS Gothic" w:hAnsi="MS Gothic" w:cstheme="minorHAnsi" w:hint="eastAsia"/>
                    </w:rPr>
                    <w:t>☒</w:t>
                  </w:r>
                </w:ins>
                <w:del w:id="106" w:author="Gasaway, Mike (gasawaml)" w:date="2026-07-03T10:15:00Z" w16du:dateUtc="2026-07-03T14:15:00Z">
                  <w:r w:rsidR="00156679" w:rsidDel="003A3421">
                    <w:rPr>
                      <w:rFonts w:ascii="MS Gothic" w:eastAsia="MS Gothic" w:hAnsi="MS Gothic" w:cstheme="minorHAnsi" w:hint="eastAsia"/>
                    </w:rPr>
                    <w:delText>☐</w:delText>
                  </w:r>
                </w:del>
              </w:sdtContent>
            </w:sdt>
          </w:p>
        </w:tc>
        <w:tc>
          <w:tcPr>
            <w:tcW w:w="10165" w:type="dxa"/>
          </w:tcPr>
          <w:p w14:paraId="2BC94E59" w14:textId="0CF33AA4" w:rsidR="00FE4BF4" w:rsidRDefault="00FE4BF4" w:rsidP="00FE4BF4">
            <w:r>
              <w:rPr>
                <w:rFonts w:cstheme="minorHAnsi"/>
              </w:rPr>
              <w:t xml:space="preserve">Remove ability to </w:t>
            </w:r>
            <w:r w:rsidRPr="00780A7B">
              <w:rPr>
                <w:rFonts w:cstheme="minorHAnsi"/>
              </w:rPr>
              <w:t>re</w:t>
            </w:r>
            <w:r>
              <w:rPr>
                <w:rFonts w:cstheme="minorHAnsi"/>
              </w:rPr>
              <w:t>-</w:t>
            </w:r>
            <w:r w:rsidRPr="00780A7B">
              <w:rPr>
                <w:rFonts w:cstheme="minorHAnsi"/>
              </w:rPr>
              <w:t>identify research participants</w:t>
            </w:r>
            <w:r>
              <w:rPr>
                <w:rFonts w:cstheme="minorHAnsi"/>
              </w:rPr>
              <w:t>.</w:t>
            </w:r>
          </w:p>
        </w:tc>
      </w:tr>
      <w:tr w:rsidR="00FE4BF4" w14:paraId="6D43A9B7" w14:textId="77777777" w:rsidTr="66ACF8B7">
        <w:tc>
          <w:tcPr>
            <w:tcW w:w="625" w:type="dxa"/>
          </w:tcPr>
          <w:p w14:paraId="719C0B14" w14:textId="02FB7CD1" w:rsidR="00FE4BF4" w:rsidRDefault="00000000" w:rsidP="00FE4BF4">
            <w:pPr>
              <w:jc w:val="center"/>
            </w:pPr>
            <w:sdt>
              <w:sdtPr>
                <w:rPr>
                  <w:rFonts w:cstheme="minorHAnsi"/>
                </w:rPr>
                <w:id w:val="-376247876"/>
                <w14:checkbox>
                  <w14:checked w14:val="1"/>
                  <w14:checkedState w14:val="2612" w14:font="MS Gothic"/>
                  <w14:uncheckedState w14:val="2610" w14:font="MS Gothic"/>
                </w14:checkbox>
              </w:sdtPr>
              <w:sdtContent>
                <w:ins w:id="107" w:author="Gasaway, Mike (gasawaml)" w:date="2026-07-03T10:15:00Z" w16du:dateUtc="2026-07-03T14:15:00Z">
                  <w:r w:rsidR="003A3421">
                    <w:rPr>
                      <w:rFonts w:ascii="MS Gothic" w:eastAsia="MS Gothic" w:hAnsi="MS Gothic" w:cstheme="minorHAnsi" w:hint="eastAsia"/>
                    </w:rPr>
                    <w:t>☒</w:t>
                  </w:r>
                </w:ins>
                <w:del w:id="108" w:author="Gasaway, Mike (gasawaml)" w:date="2026-07-03T10:15:00Z" w16du:dateUtc="2026-07-03T14:15:00Z">
                  <w:r w:rsidR="00156679" w:rsidDel="003A3421">
                    <w:rPr>
                      <w:rFonts w:ascii="MS Gothic" w:eastAsia="MS Gothic" w:hAnsi="MS Gothic" w:cstheme="minorHAnsi" w:hint="eastAsia"/>
                    </w:rPr>
                    <w:delText>☐</w:delText>
                  </w:r>
                </w:del>
              </w:sdtContent>
            </w:sdt>
          </w:p>
        </w:tc>
        <w:tc>
          <w:tcPr>
            <w:tcW w:w="10165" w:type="dxa"/>
          </w:tcPr>
          <w:p w14:paraId="0A620417" w14:textId="2F355CD0" w:rsidR="00FE4BF4" w:rsidRDefault="00FE4BF4" w:rsidP="00FE4BF4">
            <w:pPr>
              <w:rPr>
                <w:rFonts w:cstheme="minorHAnsi"/>
              </w:rPr>
            </w:pPr>
            <w:r w:rsidRPr="00780A7B">
              <w:t>Limit access to data only to authorized researchers directly involved in the study and restrict who can view and make changes to the data.</w:t>
            </w:r>
            <w:r w:rsidR="0025740C">
              <w:t xml:space="preserve"> </w:t>
            </w:r>
            <w:r w:rsidR="0025740C" w:rsidRPr="0025740C">
              <w:rPr>
                <w:color w:val="C00000"/>
                <w:sz w:val="20"/>
                <w:szCs w:val="20"/>
              </w:rPr>
              <w:t>*</w:t>
            </w:r>
          </w:p>
        </w:tc>
      </w:tr>
      <w:tr w:rsidR="00FE4BF4" w14:paraId="26F4B200" w14:textId="77777777" w:rsidTr="66ACF8B7">
        <w:tc>
          <w:tcPr>
            <w:tcW w:w="625" w:type="dxa"/>
          </w:tcPr>
          <w:p w14:paraId="3C483096" w14:textId="0B78D152" w:rsidR="00FE4BF4" w:rsidRDefault="00000000" w:rsidP="00FE4BF4">
            <w:pPr>
              <w:jc w:val="center"/>
            </w:pPr>
            <w:sdt>
              <w:sdtPr>
                <w:rPr>
                  <w:rFonts w:cstheme="minorHAnsi"/>
                </w:rPr>
                <w:id w:val="157745654"/>
                <w14:checkbox>
                  <w14:checked w14:val="1"/>
                  <w14:checkedState w14:val="2612" w14:font="MS Gothic"/>
                  <w14:uncheckedState w14:val="2610" w14:font="MS Gothic"/>
                </w14:checkbox>
              </w:sdtPr>
              <w:sdtContent>
                <w:ins w:id="109" w:author="Gasaway, Mike (gasawaml)" w:date="2026-07-03T10:15:00Z" w16du:dateUtc="2026-07-03T14:15:00Z">
                  <w:r w:rsidR="003A3421">
                    <w:rPr>
                      <w:rFonts w:ascii="MS Gothic" w:eastAsia="MS Gothic" w:hAnsi="MS Gothic" w:cstheme="minorHAnsi" w:hint="eastAsia"/>
                    </w:rPr>
                    <w:t>☒</w:t>
                  </w:r>
                </w:ins>
                <w:del w:id="110" w:author="Gasaway, Mike (gasawaml)" w:date="2026-07-03T10:15:00Z" w16du:dateUtc="2026-07-03T14:15:00Z">
                  <w:r w:rsidR="00156679" w:rsidDel="003A3421">
                    <w:rPr>
                      <w:rFonts w:ascii="MS Gothic" w:eastAsia="MS Gothic" w:hAnsi="MS Gothic" w:cstheme="minorHAnsi" w:hint="eastAsia"/>
                    </w:rPr>
                    <w:delText>☐</w:delText>
                  </w:r>
                </w:del>
              </w:sdtContent>
            </w:sdt>
          </w:p>
        </w:tc>
        <w:tc>
          <w:tcPr>
            <w:tcW w:w="10165" w:type="dxa"/>
          </w:tcPr>
          <w:p w14:paraId="387CCDEC" w14:textId="72CCF92D" w:rsidR="00FE4BF4" w:rsidRPr="00780A7B" w:rsidRDefault="00FE4BF4" w:rsidP="00FE4BF4">
            <w:r w:rsidRPr="00780A7B">
              <w:t>Store data on secure servers with a controlled password-protected environment.</w:t>
            </w:r>
            <w:r w:rsidR="0025740C">
              <w:t xml:space="preserve"> </w:t>
            </w:r>
            <w:r w:rsidR="0025740C" w:rsidRPr="0025740C">
              <w:rPr>
                <w:color w:val="C00000"/>
                <w:sz w:val="20"/>
                <w:szCs w:val="20"/>
              </w:rPr>
              <w:t>*</w:t>
            </w:r>
          </w:p>
        </w:tc>
      </w:tr>
      <w:tr w:rsidR="00FE4BF4" w14:paraId="6B7EC662" w14:textId="77777777" w:rsidTr="66ACF8B7">
        <w:tc>
          <w:tcPr>
            <w:tcW w:w="625" w:type="dxa"/>
          </w:tcPr>
          <w:p w14:paraId="6D737A7F" w14:textId="4C21A604" w:rsidR="00FE4BF4" w:rsidRDefault="00000000" w:rsidP="00FE4BF4">
            <w:pPr>
              <w:jc w:val="center"/>
            </w:pPr>
            <w:sdt>
              <w:sdtPr>
                <w:rPr>
                  <w:rFonts w:cstheme="minorHAnsi"/>
                </w:rPr>
                <w:id w:val="1823386398"/>
                <w14:checkbox>
                  <w14:checked w14:val="1"/>
                  <w14:checkedState w14:val="2612" w14:font="MS Gothic"/>
                  <w14:uncheckedState w14:val="2610" w14:font="MS Gothic"/>
                </w14:checkbox>
              </w:sdtPr>
              <w:sdtContent>
                <w:ins w:id="111" w:author="Gasaway, Mike (gasawaml)" w:date="2026-07-03T10:15:00Z" w16du:dateUtc="2026-07-03T14:15:00Z">
                  <w:r w:rsidR="003A3421">
                    <w:rPr>
                      <w:rFonts w:ascii="MS Gothic" w:eastAsia="MS Gothic" w:hAnsi="MS Gothic" w:cstheme="minorHAnsi" w:hint="eastAsia"/>
                    </w:rPr>
                    <w:t>☒</w:t>
                  </w:r>
                </w:ins>
                <w:del w:id="112" w:author="Gasaway, Mike (gasawaml)" w:date="2026-07-03T10:15:00Z" w16du:dateUtc="2026-07-03T14:15:00Z">
                  <w:r w:rsidR="00156679" w:rsidDel="003A3421">
                    <w:rPr>
                      <w:rFonts w:ascii="MS Gothic" w:eastAsia="MS Gothic" w:hAnsi="MS Gothic" w:cstheme="minorHAnsi" w:hint="eastAsia"/>
                    </w:rPr>
                    <w:delText>☐</w:delText>
                  </w:r>
                </w:del>
              </w:sdtContent>
            </w:sdt>
          </w:p>
        </w:tc>
        <w:tc>
          <w:tcPr>
            <w:tcW w:w="10165" w:type="dxa"/>
          </w:tcPr>
          <w:p w14:paraId="022F4BE2" w14:textId="1F81AB29" w:rsidR="00FE4BF4" w:rsidRPr="00780A7B" w:rsidRDefault="00FE4BF4" w:rsidP="00FE4BF4">
            <w:r w:rsidRPr="00780A7B">
              <w:t>Encrypt data for storage and transmission.</w:t>
            </w:r>
          </w:p>
        </w:tc>
      </w:tr>
      <w:tr w:rsidR="00FE4BF4" w14:paraId="25123500" w14:textId="77777777" w:rsidTr="66ACF8B7">
        <w:tc>
          <w:tcPr>
            <w:tcW w:w="625" w:type="dxa"/>
          </w:tcPr>
          <w:p w14:paraId="5CFE5BF9" w14:textId="5CB9E771" w:rsidR="00FE4BF4" w:rsidRDefault="00000000" w:rsidP="00FE4BF4">
            <w:pPr>
              <w:jc w:val="center"/>
            </w:pPr>
            <w:sdt>
              <w:sdtPr>
                <w:rPr>
                  <w:rFonts w:cstheme="minorHAnsi"/>
                </w:rPr>
                <w:id w:val="-14313205"/>
                <w14:checkbox>
                  <w14:checked w14:val="1"/>
                  <w14:checkedState w14:val="2612" w14:font="MS Gothic"/>
                  <w14:uncheckedState w14:val="2610" w14:font="MS Gothic"/>
                </w14:checkbox>
              </w:sdtPr>
              <w:sdtContent>
                <w:ins w:id="113" w:author="Gasaway, Mike (gasawaml)" w:date="2026-07-03T10:15:00Z" w16du:dateUtc="2026-07-03T14:15:00Z">
                  <w:r w:rsidR="003A3421">
                    <w:rPr>
                      <w:rFonts w:ascii="MS Gothic" w:eastAsia="MS Gothic" w:hAnsi="MS Gothic" w:cstheme="minorHAnsi" w:hint="eastAsia"/>
                    </w:rPr>
                    <w:t>☒</w:t>
                  </w:r>
                </w:ins>
                <w:del w:id="114" w:author="Gasaway, Mike (gasawaml)" w:date="2026-07-03T10:15:00Z" w16du:dateUtc="2026-07-03T14:15:00Z">
                  <w:r w:rsidR="00156679" w:rsidDel="003A3421">
                    <w:rPr>
                      <w:rFonts w:ascii="MS Gothic" w:eastAsia="MS Gothic" w:hAnsi="MS Gothic" w:cstheme="minorHAnsi" w:hint="eastAsia"/>
                    </w:rPr>
                    <w:delText>☐</w:delText>
                  </w:r>
                </w:del>
              </w:sdtContent>
            </w:sdt>
          </w:p>
        </w:tc>
        <w:tc>
          <w:tcPr>
            <w:tcW w:w="10165" w:type="dxa"/>
          </w:tcPr>
          <w:p w14:paraId="251B582B" w14:textId="3258CF51" w:rsidR="00FE4BF4" w:rsidRPr="00780A7B" w:rsidRDefault="00FE4BF4" w:rsidP="00FE4BF4">
            <w:r w:rsidRPr="00780A7B">
              <w:t xml:space="preserve">Collect and retain only the minimum necessary data for research </w:t>
            </w:r>
            <w:proofErr w:type="gramStart"/>
            <w:r w:rsidRPr="00780A7B">
              <w:t>purpose</w:t>
            </w:r>
            <w:proofErr w:type="gramEnd"/>
            <w:r w:rsidRPr="00780A7B">
              <w:t xml:space="preserve"> described above.</w:t>
            </w:r>
            <w:r w:rsidR="00BB6D3D" w:rsidRPr="0025740C">
              <w:rPr>
                <w:color w:val="C00000"/>
                <w:sz w:val="20"/>
                <w:szCs w:val="20"/>
              </w:rPr>
              <w:t xml:space="preserve"> *</w:t>
            </w:r>
          </w:p>
        </w:tc>
      </w:tr>
      <w:tr w:rsidR="00B30BAB" w14:paraId="18D994A5" w14:textId="77777777" w:rsidTr="66ACF8B7">
        <w:tc>
          <w:tcPr>
            <w:tcW w:w="625" w:type="dxa"/>
          </w:tcPr>
          <w:p w14:paraId="4D628866" w14:textId="03FA7ED3" w:rsidR="00B30BAB" w:rsidRPr="00C10CC9" w:rsidRDefault="00000000" w:rsidP="00FE4BF4">
            <w:pPr>
              <w:jc w:val="center"/>
              <w:rPr>
                <w:rFonts w:ascii="Segoe UI Symbol" w:hAnsi="Segoe UI Symbol" w:cs="Segoe UI Symbol"/>
                <w:b/>
                <w:bCs/>
                <w:sz w:val="24"/>
                <w:szCs w:val="24"/>
              </w:rPr>
            </w:pPr>
            <w:sdt>
              <w:sdtPr>
                <w:rPr>
                  <w:rFonts w:cstheme="minorHAnsi"/>
                </w:rPr>
                <w:id w:val="1225258195"/>
                <w14:checkbox>
                  <w14:checked w14:val="1"/>
                  <w14:checkedState w14:val="2612" w14:font="MS Gothic"/>
                  <w14:uncheckedState w14:val="2610" w14:font="MS Gothic"/>
                </w14:checkbox>
              </w:sdtPr>
              <w:sdtContent>
                <w:ins w:id="115" w:author="Gasaway, Mike (gasawaml)" w:date="2026-07-03T10:15:00Z" w16du:dateUtc="2026-07-03T14:15:00Z">
                  <w:r w:rsidR="003A3421">
                    <w:rPr>
                      <w:rFonts w:ascii="MS Gothic" w:eastAsia="MS Gothic" w:hAnsi="MS Gothic" w:cstheme="minorHAnsi" w:hint="eastAsia"/>
                    </w:rPr>
                    <w:t>☒</w:t>
                  </w:r>
                </w:ins>
                <w:del w:id="116" w:author="Gasaway, Mike (gasawaml)" w:date="2026-07-03T10:15:00Z" w16du:dateUtc="2026-07-03T14:15:00Z">
                  <w:r w:rsidR="00156679" w:rsidDel="003A3421">
                    <w:rPr>
                      <w:rFonts w:ascii="MS Gothic" w:eastAsia="MS Gothic" w:hAnsi="MS Gothic" w:cstheme="minorHAnsi" w:hint="eastAsia"/>
                    </w:rPr>
                    <w:delText>☐</w:delText>
                  </w:r>
                </w:del>
              </w:sdtContent>
            </w:sdt>
          </w:p>
        </w:tc>
        <w:tc>
          <w:tcPr>
            <w:tcW w:w="10165" w:type="dxa"/>
          </w:tcPr>
          <w:p w14:paraId="581781C0" w14:textId="30DB3DC1" w:rsidR="00B30BAB" w:rsidRPr="00780A7B" w:rsidRDefault="00D56289" w:rsidP="00FE4BF4">
            <w:r>
              <w:t xml:space="preserve">Study documents and records will be </w:t>
            </w:r>
            <w:r w:rsidR="00724CB2">
              <w:t xml:space="preserve">accessible for inspection </w:t>
            </w:r>
            <w:r w:rsidR="00DC31AD">
              <w:t>by authorized representatives of the IRB or federal agencies</w:t>
            </w:r>
            <w:r w:rsidR="00EA6C9F">
              <w:t xml:space="preserve">. </w:t>
            </w:r>
            <w:r w:rsidR="00EA6C9F" w:rsidRPr="0025740C">
              <w:rPr>
                <w:color w:val="C00000"/>
                <w:sz w:val="20"/>
                <w:szCs w:val="20"/>
              </w:rPr>
              <w:t>*</w:t>
            </w:r>
          </w:p>
        </w:tc>
      </w:tr>
      <w:tr w:rsidR="005D4981" w14:paraId="69813DA4" w14:textId="77777777" w:rsidTr="66ACF8B7">
        <w:tc>
          <w:tcPr>
            <w:tcW w:w="625" w:type="dxa"/>
          </w:tcPr>
          <w:p w14:paraId="036CD2DA" w14:textId="189DF992" w:rsidR="005D4981" w:rsidRPr="00C10CC9" w:rsidRDefault="00000000" w:rsidP="00FE4BF4">
            <w:pPr>
              <w:jc w:val="center"/>
              <w:rPr>
                <w:rFonts w:ascii="Segoe UI Symbol" w:hAnsi="Segoe UI Symbol" w:cs="Segoe UI Symbol"/>
                <w:b/>
                <w:bCs/>
                <w:sz w:val="24"/>
                <w:szCs w:val="24"/>
              </w:rPr>
            </w:pPr>
            <w:sdt>
              <w:sdtPr>
                <w:rPr>
                  <w:rFonts w:cstheme="minorHAnsi"/>
                </w:rPr>
                <w:id w:val="-1348781654"/>
                <w14:checkbox>
                  <w14:checked w14:val="1"/>
                  <w14:checkedState w14:val="2612" w14:font="MS Gothic"/>
                  <w14:uncheckedState w14:val="2610" w14:font="MS Gothic"/>
                </w14:checkbox>
              </w:sdtPr>
              <w:sdtContent>
                <w:ins w:id="117" w:author="Gasaway, Mike (gasawaml)" w:date="2026-07-03T10:15:00Z" w16du:dateUtc="2026-07-03T14:15:00Z">
                  <w:r w:rsidR="003A3421">
                    <w:rPr>
                      <w:rFonts w:ascii="MS Gothic" w:eastAsia="MS Gothic" w:hAnsi="MS Gothic" w:cstheme="minorHAnsi" w:hint="eastAsia"/>
                    </w:rPr>
                    <w:t>☒</w:t>
                  </w:r>
                </w:ins>
                <w:del w:id="118" w:author="Gasaway, Mike (gasawaml)" w:date="2026-07-03T10:15:00Z" w16du:dateUtc="2026-07-03T14:15:00Z">
                  <w:r w:rsidR="00177102" w:rsidDel="003A3421">
                    <w:rPr>
                      <w:rFonts w:ascii="MS Gothic" w:eastAsia="MS Gothic" w:hAnsi="MS Gothic" w:cstheme="minorHAnsi" w:hint="eastAsia"/>
                    </w:rPr>
                    <w:delText>☐</w:delText>
                  </w:r>
                </w:del>
              </w:sdtContent>
            </w:sdt>
          </w:p>
        </w:tc>
        <w:tc>
          <w:tcPr>
            <w:tcW w:w="10165" w:type="dxa"/>
          </w:tcPr>
          <w:p w14:paraId="00E19797" w14:textId="126A4DAB" w:rsidR="005D4981" w:rsidRDefault="00D02098" w:rsidP="00FE4BF4">
            <w:r>
              <w:t xml:space="preserve">Study documents and records will be maintained </w:t>
            </w:r>
            <w:r w:rsidR="000E2EFE">
              <w:t xml:space="preserve">for retention periods described in UC </w:t>
            </w:r>
            <w:r w:rsidR="00AF556A">
              <w:t>Data Retention Policies (5 years</w:t>
            </w:r>
            <w:r w:rsidR="00693A5F">
              <w:t xml:space="preserve"> </w:t>
            </w:r>
            <w:r w:rsidR="00616290">
              <w:t>after completion of the study</w:t>
            </w:r>
            <w:r w:rsidR="00DC0C94">
              <w:t xml:space="preserve"> or longer based on funding requirements</w:t>
            </w:r>
            <w:r w:rsidR="00AF556A">
              <w:t>)</w:t>
            </w:r>
            <w:r w:rsidR="003A4DDA">
              <w:t xml:space="preserve"> </w:t>
            </w:r>
            <w:r w:rsidR="003A4DDA" w:rsidRPr="0025740C">
              <w:rPr>
                <w:color w:val="C00000"/>
                <w:sz w:val="20"/>
                <w:szCs w:val="20"/>
              </w:rPr>
              <w:t>*</w:t>
            </w:r>
          </w:p>
        </w:tc>
      </w:tr>
      <w:tr w:rsidR="008E01C2" w14:paraId="4BBA1F7F" w14:textId="77777777" w:rsidTr="66ACF8B7">
        <w:tc>
          <w:tcPr>
            <w:tcW w:w="625" w:type="dxa"/>
          </w:tcPr>
          <w:p w14:paraId="41EF23C9" w14:textId="0A5170B9" w:rsidR="008E01C2" w:rsidRDefault="00000000" w:rsidP="00FE4BF4">
            <w:pPr>
              <w:jc w:val="center"/>
              <w:rPr>
                <w:rFonts w:cstheme="minorHAnsi"/>
              </w:rPr>
            </w:pPr>
            <w:sdt>
              <w:sdtPr>
                <w:rPr>
                  <w:rFonts w:cstheme="minorHAnsi"/>
                </w:rPr>
                <w:id w:val="-280337912"/>
                <w14:checkbox>
                  <w14:checked w14:val="1"/>
                  <w14:checkedState w14:val="2612" w14:font="MS Gothic"/>
                  <w14:uncheckedState w14:val="2610" w14:font="MS Gothic"/>
                </w14:checkbox>
              </w:sdtPr>
              <w:sdtContent>
                <w:ins w:id="119" w:author="Gasaway, Mike (gasawaml)" w:date="2026-07-03T10:16:00Z" w16du:dateUtc="2026-07-03T14:16:00Z">
                  <w:r w:rsidR="003A3421">
                    <w:rPr>
                      <w:rFonts w:ascii="MS Gothic" w:eastAsia="MS Gothic" w:hAnsi="MS Gothic" w:cstheme="minorHAnsi" w:hint="eastAsia"/>
                    </w:rPr>
                    <w:t>☒</w:t>
                  </w:r>
                </w:ins>
                <w:del w:id="120" w:author="Gasaway, Mike (gasawaml)" w:date="2026-07-03T10:16:00Z" w16du:dateUtc="2026-07-03T14:16:00Z">
                  <w:r w:rsidR="008E01C2" w:rsidDel="003A3421">
                    <w:rPr>
                      <w:rFonts w:ascii="MS Gothic" w:eastAsia="MS Gothic" w:hAnsi="MS Gothic" w:cstheme="minorHAnsi" w:hint="eastAsia"/>
                    </w:rPr>
                    <w:delText>☐</w:delText>
                  </w:r>
                </w:del>
              </w:sdtContent>
            </w:sdt>
          </w:p>
        </w:tc>
        <w:tc>
          <w:tcPr>
            <w:tcW w:w="10165" w:type="dxa"/>
          </w:tcPr>
          <w:p w14:paraId="0E3CC0B9" w14:textId="20DB89CC" w:rsidR="008E01C2" w:rsidRDefault="008E01C2" w:rsidP="00FE4BF4">
            <w:r w:rsidRPr="00B34D89">
              <w:t>Will comply with UC AI guidelines and policies</w:t>
            </w:r>
            <w:r>
              <w:t xml:space="preserve"> </w:t>
            </w:r>
            <w:hyperlink r:id="rId13" w:history="1">
              <w:r w:rsidRPr="00B34D89">
                <w:rPr>
                  <w:rStyle w:val="Hyperlink"/>
                  <w:b/>
                  <w:bCs/>
                </w:rPr>
                <w:t xml:space="preserve">https://www.uc.edu/about/ucit/software-tools/ai/guidelines.html </w:t>
              </w:r>
            </w:hyperlink>
            <w:r w:rsidRPr="00B34D89">
              <w:rPr>
                <w:b/>
                <w:bCs/>
              </w:rPr>
              <w:t xml:space="preserve"> </w:t>
            </w:r>
          </w:p>
        </w:tc>
      </w:tr>
      <w:tr w:rsidR="00FE4BF4" w14:paraId="3CF84289" w14:textId="77777777" w:rsidTr="66ACF8B7">
        <w:tc>
          <w:tcPr>
            <w:tcW w:w="625" w:type="dxa"/>
          </w:tcPr>
          <w:p w14:paraId="3ABB7295" w14:textId="4F214D14" w:rsidR="00FE4BF4" w:rsidRDefault="00000000" w:rsidP="00FE4BF4">
            <w:pPr>
              <w:jc w:val="center"/>
            </w:pPr>
            <w:sdt>
              <w:sdtPr>
                <w:rPr>
                  <w:rFonts w:cstheme="minorHAnsi"/>
                </w:rPr>
                <w:id w:val="-209808588"/>
                <w14:checkbox>
                  <w14:checked w14:val="0"/>
                  <w14:checkedState w14:val="2612" w14:font="MS Gothic"/>
                  <w14:uncheckedState w14:val="2610" w14:font="MS Gothic"/>
                </w14:checkbox>
              </w:sdtPr>
              <w:sdtContent>
                <w:r w:rsidR="00156679">
                  <w:rPr>
                    <w:rFonts w:ascii="MS Gothic" w:eastAsia="MS Gothic" w:hAnsi="MS Gothic" w:cstheme="minorHAnsi" w:hint="eastAsia"/>
                  </w:rPr>
                  <w:t>☐</w:t>
                </w:r>
              </w:sdtContent>
            </w:sdt>
          </w:p>
        </w:tc>
        <w:tc>
          <w:tcPr>
            <w:tcW w:w="10165" w:type="dxa"/>
          </w:tcPr>
          <w:p w14:paraId="3B039FE5" w14:textId="77777777" w:rsidR="00FE4BF4" w:rsidRPr="00FE4BF4" w:rsidRDefault="00FE4BF4" w:rsidP="00FE4BF4">
            <w:pPr>
              <w:rPr>
                <w:b/>
                <w:bCs/>
              </w:rPr>
            </w:pPr>
            <w:r w:rsidRPr="00FE4BF4">
              <w:rPr>
                <w:b/>
                <w:bCs/>
              </w:rPr>
              <w:t>Other:</w:t>
            </w:r>
          </w:p>
          <w:p w14:paraId="44279126" w14:textId="7CE60A1F" w:rsidR="00FE4BF4" w:rsidRPr="00780A7B" w:rsidRDefault="00FE4BF4" w:rsidP="00FE4BF4">
            <w:r w:rsidRPr="66ACF8B7">
              <w:rPr>
                <w:i/>
                <w:iCs/>
                <w:shd w:val="clear" w:color="auto" w:fill="E7E6E6" w:themeFill="background2"/>
              </w:rPr>
              <w:t>Describe provisions to secure data, protect privacy and confidentiality in addition to minimizing intrusiveness of study questions and procedures not mentioned above.</w:t>
            </w:r>
          </w:p>
        </w:tc>
      </w:tr>
    </w:tbl>
    <w:p w14:paraId="27C8D954" w14:textId="76DBB989" w:rsidR="005D0400" w:rsidRDefault="00595BE9" w:rsidP="00FE4BF4">
      <w:pPr>
        <w:pStyle w:val="Heading1"/>
        <w:rPr>
          <w:b/>
          <w:bCs/>
        </w:rPr>
      </w:pPr>
      <w:r>
        <w:rPr>
          <w:b/>
          <w:bCs/>
        </w:rPr>
        <w:t>6</w:t>
      </w:r>
      <w:r w:rsidR="00FE4BF4" w:rsidRPr="00FE4BF4">
        <w:rPr>
          <w:b/>
          <w:bCs/>
        </w:rPr>
        <w:t xml:space="preserve">. </w:t>
      </w:r>
      <w:r w:rsidR="00E247AF">
        <w:rPr>
          <w:b/>
          <w:bCs/>
        </w:rPr>
        <w:t>Consent</w:t>
      </w:r>
    </w:p>
    <w:tbl>
      <w:tblPr>
        <w:tblStyle w:val="TableGrid"/>
        <w:tblW w:w="0" w:type="auto"/>
        <w:tblLook w:val="04A0" w:firstRow="1" w:lastRow="0" w:firstColumn="1" w:lastColumn="0" w:noHBand="0" w:noVBand="1"/>
      </w:tblPr>
      <w:tblGrid>
        <w:gridCol w:w="625"/>
        <w:gridCol w:w="630"/>
        <w:gridCol w:w="9535"/>
      </w:tblGrid>
      <w:tr w:rsidR="00B34D89" w14:paraId="209A4DD3" w14:textId="77777777" w:rsidTr="00CF2F28">
        <w:tc>
          <w:tcPr>
            <w:tcW w:w="10790" w:type="dxa"/>
            <w:gridSpan w:val="3"/>
            <w:shd w:val="clear" w:color="auto" w:fill="BFBFBF" w:themeFill="background1" w:themeFillShade="BF"/>
          </w:tcPr>
          <w:p w14:paraId="628843B4" w14:textId="02A81E4F" w:rsidR="00B34D89" w:rsidRPr="00403E9F" w:rsidRDefault="00B34D89" w:rsidP="00FE4BF4">
            <w:pPr>
              <w:rPr>
                <w:rFonts w:asciiTheme="majorHAnsi" w:hAnsiTheme="majorHAnsi" w:cstheme="majorHAnsi"/>
                <w:b/>
                <w:bCs/>
                <w:color w:val="2F5496" w:themeColor="accent1" w:themeShade="BF"/>
                <w:sz w:val="24"/>
                <w:szCs w:val="24"/>
              </w:rPr>
            </w:pPr>
            <w:r w:rsidRPr="00403E9F">
              <w:rPr>
                <w:rFonts w:asciiTheme="majorHAnsi" w:hAnsiTheme="majorHAnsi" w:cstheme="majorHAnsi"/>
                <w:b/>
                <w:bCs/>
                <w:color w:val="2F5496" w:themeColor="accent1" w:themeShade="BF"/>
                <w:sz w:val="24"/>
                <w:szCs w:val="24"/>
              </w:rPr>
              <w:t xml:space="preserve">6.1 Please indicate the consent process that applies to the research. </w:t>
            </w:r>
          </w:p>
        </w:tc>
      </w:tr>
      <w:tr w:rsidR="00BB6D3D" w14:paraId="18F27DEB" w14:textId="77777777" w:rsidTr="00CF2F28">
        <w:tc>
          <w:tcPr>
            <w:tcW w:w="625" w:type="dxa"/>
          </w:tcPr>
          <w:p w14:paraId="3B0A07A8" w14:textId="0806215C" w:rsidR="00BB6D3D" w:rsidRDefault="00BB6D3D" w:rsidP="00FE4BF4">
            <w:pPr>
              <w:rPr>
                <w:rFonts w:cstheme="minorHAnsi"/>
              </w:rPr>
            </w:pPr>
            <w:r>
              <w:rPr>
                <w:rFonts w:cstheme="minorHAnsi"/>
              </w:rPr>
              <w:t xml:space="preserve"> </w:t>
            </w:r>
            <w:sdt>
              <w:sdtPr>
                <w:rPr>
                  <w:rFonts w:cstheme="minorHAnsi"/>
                </w:rPr>
                <w:id w:val="6642870"/>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0165" w:type="dxa"/>
            <w:gridSpan w:val="2"/>
          </w:tcPr>
          <w:p w14:paraId="0AD498B1" w14:textId="23A1C186" w:rsidR="00BB6D3D" w:rsidRPr="00CF2F28" w:rsidRDefault="00BB6D3D" w:rsidP="008A1C98">
            <w:pPr>
              <w:pStyle w:val="StatementLevel1"/>
              <w:rPr>
                <w:rFonts w:asciiTheme="minorHAnsi" w:hAnsiTheme="minorHAnsi" w:cstheme="minorHAnsi"/>
                <w:b/>
                <w:bCs/>
                <w:color w:val="2F5496" w:themeColor="accent1" w:themeShade="BF"/>
                <w:sz w:val="22"/>
                <w:szCs w:val="22"/>
              </w:rPr>
            </w:pPr>
            <w:r w:rsidRPr="00CF2F28">
              <w:rPr>
                <w:rFonts w:asciiTheme="minorHAnsi" w:hAnsiTheme="minorHAnsi" w:cstheme="minorHAnsi"/>
                <w:sz w:val="22"/>
                <w:szCs w:val="22"/>
              </w:rPr>
              <w:t xml:space="preserve">Participants will sign a consent document.  </w:t>
            </w:r>
            <w:r w:rsidRPr="00CF2F28">
              <w:rPr>
                <w:rFonts w:asciiTheme="minorHAnsi" w:hAnsiTheme="minorHAnsi" w:cstheme="minorHAnsi"/>
                <w:i/>
                <w:iCs/>
                <w:sz w:val="22"/>
                <w:szCs w:val="22"/>
              </w:rPr>
              <w:t>Complete section 6.2</w:t>
            </w:r>
            <w:r w:rsidRPr="00CF2F28">
              <w:rPr>
                <w:rFonts w:asciiTheme="minorHAnsi" w:hAnsiTheme="minorHAnsi" w:cstheme="minorHAnsi"/>
                <w:sz w:val="22"/>
                <w:szCs w:val="22"/>
              </w:rPr>
              <w:t xml:space="preserve"> </w:t>
            </w:r>
            <w:r w:rsidRPr="00CF2F28">
              <w:rPr>
                <w:rFonts w:asciiTheme="minorHAnsi" w:hAnsiTheme="minorHAnsi" w:cstheme="minorHAnsi"/>
                <w:b/>
                <w:bCs/>
                <w:sz w:val="22"/>
                <w:szCs w:val="22"/>
                <w:highlight w:val="yellow"/>
              </w:rPr>
              <w:t xml:space="preserve"> </w:t>
            </w:r>
          </w:p>
        </w:tc>
      </w:tr>
      <w:tr w:rsidR="00BB6D3D" w14:paraId="671DF5F3" w14:textId="77777777" w:rsidTr="00CF2F28">
        <w:tc>
          <w:tcPr>
            <w:tcW w:w="625" w:type="dxa"/>
          </w:tcPr>
          <w:p w14:paraId="408B2FE2" w14:textId="28F24F0C" w:rsidR="00BB6D3D" w:rsidRDefault="00BB6D3D" w:rsidP="00FE4BF4">
            <w:pPr>
              <w:rPr>
                <w:rFonts w:cstheme="minorHAnsi"/>
              </w:rPr>
            </w:pPr>
            <w:r>
              <w:rPr>
                <w:rFonts w:cstheme="minorHAnsi"/>
              </w:rPr>
              <w:t xml:space="preserve"> </w:t>
            </w:r>
            <w:sdt>
              <w:sdtPr>
                <w:rPr>
                  <w:rFonts w:cstheme="minorHAnsi"/>
                </w:rPr>
                <w:id w:val="-1503352227"/>
                <w14:checkbox>
                  <w14:checked w14:val="1"/>
                  <w14:checkedState w14:val="2612" w14:font="MS Gothic"/>
                  <w14:uncheckedState w14:val="2610" w14:font="MS Gothic"/>
                </w14:checkbox>
              </w:sdtPr>
              <w:sdtContent>
                <w:ins w:id="121" w:author="Gasaway, Mike (gasawaml)" w:date="2026-07-03T10:16:00Z" w16du:dateUtc="2026-07-03T14:16:00Z">
                  <w:r w:rsidR="003A3421">
                    <w:rPr>
                      <w:rFonts w:ascii="MS Gothic" w:eastAsia="MS Gothic" w:hAnsi="MS Gothic" w:cstheme="minorHAnsi" w:hint="eastAsia"/>
                    </w:rPr>
                    <w:t>☒</w:t>
                  </w:r>
                </w:ins>
                <w:del w:id="122" w:author="Gasaway, Mike (gasawaml)" w:date="2026-07-03T10:16:00Z" w16du:dateUtc="2026-07-03T14:16:00Z">
                  <w:r w:rsidR="0061358E" w:rsidDel="003A3421">
                    <w:rPr>
                      <w:rFonts w:ascii="MS Gothic" w:eastAsia="MS Gothic" w:hAnsi="MS Gothic" w:cstheme="minorHAnsi" w:hint="eastAsia"/>
                    </w:rPr>
                    <w:delText>☐</w:delText>
                  </w:r>
                </w:del>
              </w:sdtContent>
            </w:sdt>
          </w:p>
        </w:tc>
        <w:tc>
          <w:tcPr>
            <w:tcW w:w="10165" w:type="dxa"/>
            <w:gridSpan w:val="2"/>
          </w:tcPr>
          <w:p w14:paraId="5C20B36E" w14:textId="2ACDA2D8" w:rsidR="00BE37BD" w:rsidRDefault="00CF2F28" w:rsidP="00CF2F28">
            <w:pPr>
              <w:rPr>
                <w:rFonts w:cstheme="minorHAnsi"/>
              </w:rPr>
            </w:pPr>
            <w:r>
              <w:rPr>
                <w:rFonts w:cstheme="minorHAnsi"/>
              </w:rPr>
              <w:t xml:space="preserve">Participants will be provided with </w:t>
            </w:r>
            <w:r w:rsidR="003B28A3">
              <w:rPr>
                <w:rFonts w:cstheme="minorHAnsi"/>
              </w:rPr>
              <w:t>the study information</w:t>
            </w:r>
            <w:r w:rsidR="00BE37BD">
              <w:rPr>
                <w:rFonts w:cstheme="minorHAnsi"/>
              </w:rPr>
              <w:t xml:space="preserve"> but will NOT include a participant signature.  Select the applicable justification below</w:t>
            </w:r>
            <w:r w:rsidR="00BE37BD" w:rsidRPr="00A3134A">
              <w:rPr>
                <w:rFonts w:cstheme="minorHAnsi"/>
                <w:i/>
                <w:iCs/>
              </w:rPr>
              <w:t xml:space="preserve"> </w:t>
            </w:r>
            <w:r w:rsidR="00BE37BD" w:rsidRPr="00F1447D">
              <w:rPr>
                <w:rFonts w:cstheme="minorHAnsi"/>
              </w:rPr>
              <w:t>and</w:t>
            </w:r>
            <w:r w:rsidR="00BE37BD" w:rsidRPr="00BE37BD">
              <w:rPr>
                <w:rFonts w:cstheme="minorHAnsi"/>
              </w:rPr>
              <w:t xml:space="preserve"> </w:t>
            </w:r>
            <w:r w:rsidR="00BE37BD" w:rsidRPr="00BE37BD">
              <w:rPr>
                <w:rFonts w:cstheme="minorHAnsi"/>
                <w:i/>
                <w:iCs/>
              </w:rPr>
              <w:t>c</w:t>
            </w:r>
            <w:r w:rsidRPr="00BE37BD">
              <w:rPr>
                <w:rFonts w:cstheme="minorHAnsi"/>
                <w:i/>
                <w:iCs/>
              </w:rPr>
              <w:t>omplete section 6.2</w:t>
            </w:r>
            <w:r>
              <w:rPr>
                <w:rFonts w:cstheme="minorHAnsi"/>
              </w:rPr>
              <w:t xml:space="preserve"> </w:t>
            </w:r>
          </w:p>
          <w:p w14:paraId="36B8B5A9" w14:textId="7B57F28D" w:rsidR="00BB6D3D" w:rsidRPr="00CF2F28" w:rsidRDefault="00BE37BD" w:rsidP="00CF2F28">
            <w:pPr>
              <w:rPr>
                <w:rFonts w:cstheme="minorHAnsi"/>
              </w:rPr>
            </w:pPr>
            <w:r>
              <w:rPr>
                <w:rFonts w:cstheme="minorHAnsi"/>
              </w:rPr>
              <w:t xml:space="preserve">     </w:t>
            </w:r>
            <w:sdt>
              <w:sdtPr>
                <w:rPr>
                  <w:rFonts w:cstheme="minorHAnsi"/>
                </w:rPr>
                <w:id w:val="-1288510854"/>
                <w14:checkbox>
                  <w14:checked w14:val="1"/>
                  <w14:checkedState w14:val="2612" w14:font="MS Gothic"/>
                  <w14:uncheckedState w14:val="2610" w14:font="MS Gothic"/>
                </w14:checkbox>
              </w:sdtPr>
              <w:sdtContent>
                <w:ins w:id="123" w:author="Gasaway, Mike (gasawaml)" w:date="2026-07-03T10:16:00Z" w16du:dateUtc="2026-07-03T14:16:00Z">
                  <w:r w:rsidR="003A3421">
                    <w:rPr>
                      <w:rFonts w:ascii="MS Gothic" w:eastAsia="MS Gothic" w:hAnsi="MS Gothic" w:cstheme="minorHAnsi" w:hint="eastAsia"/>
                    </w:rPr>
                    <w:t>☒</w:t>
                  </w:r>
                </w:ins>
                <w:del w:id="124" w:author="Gasaway, Mike (gasawaml)" w:date="2026-07-03T10:16:00Z" w16du:dateUtc="2026-07-03T14:16:00Z">
                  <w:r w:rsidDel="003A3421">
                    <w:rPr>
                      <w:rFonts w:ascii="MS Gothic" w:eastAsia="MS Gothic" w:hAnsi="MS Gothic" w:cstheme="minorHAnsi" w:hint="eastAsia"/>
                    </w:rPr>
                    <w:delText>☐</w:delText>
                  </w:r>
                </w:del>
              </w:sdtContent>
            </w:sdt>
            <w:r>
              <w:rPr>
                <w:rFonts w:cstheme="minorHAnsi"/>
              </w:rPr>
              <w:t xml:space="preserve"> </w:t>
            </w:r>
            <w:r w:rsidRPr="00BE37BD">
              <w:rPr>
                <w:sz w:val="20"/>
                <w:szCs w:val="20"/>
              </w:rPr>
              <w:t>The research involves no procedures for which written consent is normally required outside of the research context.</w:t>
            </w:r>
            <w:r w:rsidR="00BC6762">
              <w:rPr>
                <w:rFonts w:cstheme="minorHAnsi"/>
              </w:rPr>
              <w:br/>
              <w:t xml:space="preserve">     </w:t>
            </w:r>
            <w:sdt>
              <w:sdtPr>
                <w:rPr>
                  <w:rFonts w:cstheme="minorHAnsi"/>
                </w:rPr>
                <w:id w:val="333349665"/>
                <w14:checkbox>
                  <w14:checked w14:val="1"/>
                  <w14:checkedState w14:val="2612" w14:font="MS Gothic"/>
                  <w14:uncheckedState w14:val="2610" w14:font="MS Gothic"/>
                </w14:checkbox>
              </w:sdtPr>
              <w:sdtContent>
                <w:ins w:id="125" w:author="Gasaway, Mike (gasawaml)" w:date="2026-07-03T10:16:00Z" w16du:dateUtc="2026-07-03T14:16:00Z">
                  <w:r w:rsidR="003A3421">
                    <w:rPr>
                      <w:rFonts w:ascii="MS Gothic" w:eastAsia="MS Gothic" w:hAnsi="MS Gothic" w:cstheme="minorHAnsi" w:hint="eastAsia"/>
                    </w:rPr>
                    <w:t>☒</w:t>
                  </w:r>
                </w:ins>
                <w:del w:id="126" w:author="Gasaway, Mike (gasawaml)" w:date="2026-07-03T10:16:00Z" w16du:dateUtc="2026-07-03T14:16:00Z">
                  <w:r w:rsidDel="003A3421">
                    <w:rPr>
                      <w:rFonts w:ascii="MS Gothic" w:eastAsia="MS Gothic" w:hAnsi="MS Gothic" w:cstheme="minorHAnsi" w:hint="eastAsia"/>
                    </w:rPr>
                    <w:delText>☐</w:delText>
                  </w:r>
                </w:del>
              </w:sdtContent>
            </w:sdt>
            <w:r w:rsidR="00BC6762">
              <w:rPr>
                <w:rFonts w:cstheme="minorHAnsi"/>
              </w:rPr>
              <w:t xml:space="preserve"> </w:t>
            </w:r>
            <w:r w:rsidRPr="00BE37BD">
              <w:rPr>
                <w:rFonts w:cstheme="minorHAnsi"/>
                <w:sz w:val="20"/>
                <w:szCs w:val="20"/>
              </w:rPr>
              <w:t>The only record linking the participant and the research would be a signed consent form, and the principal risk of the study is the potential harm resulting from a breach of confidentiality</w:t>
            </w:r>
          </w:p>
        </w:tc>
      </w:tr>
      <w:tr w:rsidR="00BB6D3D" w14:paraId="493F68C1" w14:textId="77777777" w:rsidTr="00CF2F28">
        <w:tc>
          <w:tcPr>
            <w:tcW w:w="625" w:type="dxa"/>
          </w:tcPr>
          <w:p w14:paraId="7AC7F8AC" w14:textId="24DC8D6D" w:rsidR="00BB6D3D" w:rsidRDefault="00BB6D3D" w:rsidP="00FE4BF4">
            <w:pPr>
              <w:rPr>
                <w:rFonts w:cstheme="minorHAnsi"/>
              </w:rPr>
            </w:pPr>
            <w:r>
              <w:rPr>
                <w:rFonts w:cstheme="minorHAnsi"/>
              </w:rPr>
              <w:t xml:space="preserve"> </w:t>
            </w:r>
            <w:sdt>
              <w:sdtPr>
                <w:rPr>
                  <w:rFonts w:cstheme="minorHAnsi"/>
                </w:rPr>
                <w:id w:val="1107243252"/>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0165" w:type="dxa"/>
            <w:gridSpan w:val="2"/>
          </w:tcPr>
          <w:p w14:paraId="649BD4CB" w14:textId="76A82869" w:rsidR="00BB6D3D" w:rsidRPr="00CF2F28" w:rsidRDefault="00CF2F28" w:rsidP="008A1C98">
            <w:pPr>
              <w:pStyle w:val="StatementLevel1"/>
              <w:rPr>
                <w:rFonts w:asciiTheme="minorHAnsi" w:hAnsiTheme="minorHAnsi" w:cstheme="minorHAnsi"/>
                <w:b/>
                <w:bCs/>
                <w:color w:val="2F5496" w:themeColor="accent1" w:themeShade="BF"/>
                <w:sz w:val="22"/>
                <w:szCs w:val="22"/>
              </w:rPr>
            </w:pPr>
            <w:r w:rsidRPr="00CF2F28">
              <w:rPr>
                <w:rFonts w:asciiTheme="minorHAnsi" w:hAnsiTheme="minorHAnsi" w:cstheme="minorHAnsi"/>
                <w:sz w:val="22"/>
                <w:szCs w:val="22"/>
              </w:rPr>
              <w:t xml:space="preserve">This study will NOT include an informed consent process. </w:t>
            </w:r>
            <w:r w:rsidR="00BC6762">
              <w:rPr>
                <w:rFonts w:asciiTheme="minorHAnsi" w:hAnsiTheme="minorHAnsi" w:cstheme="minorHAnsi"/>
                <w:sz w:val="22"/>
                <w:szCs w:val="22"/>
              </w:rPr>
              <w:t>Select the applicable justification below</w:t>
            </w:r>
            <w:r w:rsidR="00BC6762">
              <w:rPr>
                <w:rFonts w:asciiTheme="minorHAnsi" w:hAnsiTheme="minorHAnsi" w:cstheme="minorHAnsi"/>
                <w:sz w:val="22"/>
                <w:szCs w:val="22"/>
              </w:rPr>
              <w:br/>
              <w:t xml:space="preserve">     </w:t>
            </w:r>
            <w:sdt>
              <w:sdtPr>
                <w:rPr>
                  <w:rFonts w:cstheme="minorHAnsi"/>
                </w:rPr>
                <w:id w:val="-234401134"/>
                <w14:checkbox>
                  <w14:checked w14:val="0"/>
                  <w14:checkedState w14:val="2612" w14:font="MS Gothic"/>
                  <w14:uncheckedState w14:val="2610" w14:font="MS Gothic"/>
                </w14:checkbox>
              </w:sdtPr>
              <w:sdtContent>
                <w:r w:rsidR="00BC6762">
                  <w:rPr>
                    <w:rFonts w:ascii="MS Gothic" w:eastAsia="MS Gothic" w:hAnsi="MS Gothic" w:cstheme="minorHAnsi" w:hint="eastAsia"/>
                  </w:rPr>
                  <w:t>☐</w:t>
                </w:r>
              </w:sdtContent>
            </w:sdt>
            <w:r w:rsidR="00BC6762" w:rsidRPr="00CF2F28">
              <w:rPr>
                <w:rFonts w:asciiTheme="minorHAnsi" w:hAnsiTheme="minorHAnsi" w:cstheme="minorHAnsi"/>
                <w:sz w:val="22"/>
                <w:szCs w:val="22"/>
              </w:rPr>
              <w:t xml:space="preserve"> </w:t>
            </w:r>
            <w:r w:rsidR="00BC6762">
              <w:rPr>
                <w:rFonts w:asciiTheme="minorHAnsi" w:hAnsiTheme="minorHAnsi" w:cstheme="minorHAnsi"/>
                <w:sz w:val="22"/>
                <w:szCs w:val="22"/>
              </w:rPr>
              <w:t xml:space="preserve"> </w:t>
            </w:r>
            <w:r w:rsidR="00BC6762" w:rsidRPr="00BC6762">
              <w:rPr>
                <w:rFonts w:asciiTheme="minorHAnsi" w:hAnsiTheme="minorHAnsi" w:cstheme="minorHAnsi"/>
                <w:szCs w:val="20"/>
              </w:rPr>
              <w:t>The res</w:t>
            </w:r>
            <w:r w:rsidRPr="00BC6762">
              <w:rPr>
                <w:rFonts w:asciiTheme="minorHAnsi" w:hAnsiTheme="minorHAnsi" w:cstheme="minorHAnsi"/>
                <w:szCs w:val="20"/>
              </w:rPr>
              <w:t xml:space="preserve">earch involves no procedures for which written consent is normally required outside of the research context </w:t>
            </w:r>
            <w:r w:rsidRPr="00BC6762">
              <w:rPr>
                <w:rFonts w:asciiTheme="minorHAnsi" w:hAnsiTheme="minorHAnsi" w:cstheme="minorHAnsi"/>
                <w:szCs w:val="20"/>
              </w:rPr>
              <w:lastRenderedPageBreak/>
              <w:t>(e.g., secondary data analysis).</w:t>
            </w:r>
            <w:r w:rsidR="00BC6762">
              <w:rPr>
                <w:rFonts w:asciiTheme="minorHAnsi" w:hAnsiTheme="minorHAnsi" w:cstheme="minorHAnsi"/>
                <w:i/>
                <w:iCs/>
                <w:sz w:val="22"/>
                <w:szCs w:val="22"/>
              </w:rPr>
              <w:br/>
              <w:t xml:space="preserve">     </w:t>
            </w:r>
            <w:sdt>
              <w:sdtPr>
                <w:rPr>
                  <w:rFonts w:cstheme="minorHAnsi"/>
                </w:rPr>
                <w:id w:val="830876938"/>
                <w14:checkbox>
                  <w14:checked w14:val="0"/>
                  <w14:checkedState w14:val="2612" w14:font="MS Gothic"/>
                  <w14:uncheckedState w14:val="2610" w14:font="MS Gothic"/>
                </w14:checkbox>
              </w:sdtPr>
              <w:sdtContent>
                <w:r w:rsidR="00BC6762">
                  <w:rPr>
                    <w:rFonts w:ascii="MS Gothic" w:eastAsia="MS Gothic" w:hAnsi="MS Gothic" w:cstheme="minorHAnsi" w:hint="eastAsia"/>
                  </w:rPr>
                  <w:t>☐</w:t>
                </w:r>
              </w:sdtContent>
            </w:sdt>
            <w:r w:rsidRPr="00CF2F28">
              <w:rPr>
                <w:rFonts w:asciiTheme="minorHAnsi" w:hAnsiTheme="minorHAnsi" w:cstheme="minorHAnsi"/>
                <w:i/>
                <w:iCs/>
                <w:sz w:val="22"/>
                <w:szCs w:val="22"/>
              </w:rPr>
              <w:t xml:space="preserve"> </w:t>
            </w:r>
            <w:r w:rsidR="00BC6762" w:rsidRPr="00BC6762">
              <w:rPr>
                <w:rFonts w:asciiTheme="minorHAnsi" w:hAnsiTheme="minorHAnsi" w:cstheme="minorHAnsi"/>
                <w:szCs w:val="20"/>
              </w:rPr>
              <w:t xml:space="preserve">The research could </w:t>
            </w:r>
            <w:r w:rsidR="00BC6762" w:rsidRPr="00BC6762">
              <w:rPr>
                <w:rFonts w:asciiTheme="minorHAnsi" w:hAnsiTheme="minorHAnsi" w:cstheme="minorHAnsi"/>
                <w:b/>
                <w:szCs w:val="20"/>
              </w:rPr>
              <w:t>NOT</w:t>
            </w:r>
            <w:r w:rsidR="00BC6762" w:rsidRPr="00BC6762">
              <w:rPr>
                <w:rFonts w:asciiTheme="minorHAnsi" w:hAnsiTheme="minorHAnsi" w:cstheme="minorHAnsi"/>
                <w:szCs w:val="20"/>
              </w:rPr>
              <w:t xml:space="preserve"> practicably be carried out without the </w:t>
            </w:r>
            <w:r w:rsidR="00BE37BD" w:rsidRPr="00BC6762">
              <w:rPr>
                <w:rFonts w:asciiTheme="minorHAnsi" w:hAnsiTheme="minorHAnsi" w:cstheme="minorHAnsi"/>
                <w:szCs w:val="20"/>
              </w:rPr>
              <w:t>waiver,</w:t>
            </w:r>
            <w:r w:rsidR="00BC6762" w:rsidRPr="00BC6762">
              <w:rPr>
                <w:rFonts w:asciiTheme="minorHAnsi" w:hAnsiTheme="minorHAnsi" w:cstheme="minorHAnsi"/>
                <w:szCs w:val="20"/>
              </w:rPr>
              <w:t xml:space="preserve"> </w:t>
            </w:r>
            <w:r w:rsidRPr="00BC6762">
              <w:rPr>
                <w:rFonts w:asciiTheme="minorHAnsi" w:hAnsiTheme="minorHAnsi" w:cstheme="minorHAnsi"/>
                <w:szCs w:val="20"/>
              </w:rPr>
              <w:t>and the waiver will not adversely affect the rights and welfare of the subject</w:t>
            </w:r>
            <w:r w:rsidR="00BC6762">
              <w:rPr>
                <w:rFonts w:asciiTheme="minorHAnsi" w:hAnsiTheme="minorHAnsi" w:cstheme="minorHAnsi"/>
                <w:szCs w:val="20"/>
              </w:rPr>
              <w:t>.</w:t>
            </w:r>
          </w:p>
        </w:tc>
      </w:tr>
      <w:tr w:rsidR="008A1C98" w14:paraId="37B5D928" w14:textId="77777777" w:rsidTr="00403E9F">
        <w:tc>
          <w:tcPr>
            <w:tcW w:w="625" w:type="dxa"/>
          </w:tcPr>
          <w:p w14:paraId="4E61B195" w14:textId="7994490B" w:rsidR="008A1C98" w:rsidRDefault="00000000" w:rsidP="00FE4BF4">
            <w:sdt>
              <w:sdtPr>
                <w:rPr>
                  <w:rFonts w:cstheme="minorHAnsi"/>
                </w:rPr>
                <w:id w:val="501785693"/>
                <w14:checkbox>
                  <w14:checked w14:val="0"/>
                  <w14:checkedState w14:val="2612" w14:font="MS Gothic"/>
                  <w14:uncheckedState w14:val="2610" w14:font="MS Gothic"/>
                </w14:checkbox>
              </w:sdtPr>
              <w:sdtContent>
                <w:r w:rsidR="00BC6762">
                  <w:rPr>
                    <w:rFonts w:ascii="MS Gothic" w:eastAsia="MS Gothic" w:hAnsi="MS Gothic" w:cstheme="minorHAnsi" w:hint="eastAsia"/>
                  </w:rPr>
                  <w:t>☐</w:t>
                </w:r>
              </w:sdtContent>
            </w:sdt>
          </w:p>
        </w:tc>
        <w:tc>
          <w:tcPr>
            <w:tcW w:w="10165" w:type="dxa"/>
            <w:gridSpan w:val="2"/>
            <w:shd w:val="clear" w:color="auto" w:fill="BFBFBF" w:themeFill="background1" w:themeFillShade="BF"/>
          </w:tcPr>
          <w:p w14:paraId="49CFC152" w14:textId="77777777" w:rsidR="00A16656" w:rsidRDefault="00403E9F" w:rsidP="008A1C98">
            <w:pPr>
              <w:pStyle w:val="StatementLevel1"/>
              <w:rPr>
                <w:rFonts w:asciiTheme="majorHAnsi" w:eastAsiaTheme="majorEastAsia" w:hAnsiTheme="majorHAnsi" w:cstheme="majorBidi"/>
                <w:b/>
                <w:bCs/>
                <w:color w:val="2F5496" w:themeColor="accent1" w:themeShade="BF"/>
                <w:sz w:val="24"/>
                <w:u w:val="single"/>
              </w:rPr>
            </w:pPr>
            <w:r w:rsidRPr="00403E9F">
              <w:rPr>
                <w:rFonts w:asciiTheme="majorHAnsi" w:hAnsiTheme="majorHAnsi" w:cstheme="majorHAnsi"/>
                <w:b/>
                <w:bCs/>
                <w:color w:val="2F5496" w:themeColor="accent1" w:themeShade="BF"/>
                <w:sz w:val="24"/>
              </w:rPr>
              <w:t xml:space="preserve">6.2 </w:t>
            </w:r>
            <w:r w:rsidR="00D10CB7">
              <w:rPr>
                <w:rFonts w:asciiTheme="majorHAnsi" w:hAnsiTheme="majorHAnsi" w:cstheme="majorHAnsi"/>
                <w:b/>
                <w:bCs/>
                <w:color w:val="2F5496" w:themeColor="accent1" w:themeShade="BF"/>
                <w:sz w:val="24"/>
              </w:rPr>
              <w:t>A</w:t>
            </w:r>
            <w:r w:rsidR="00FF566C" w:rsidRPr="00403E9F">
              <w:rPr>
                <w:rFonts w:asciiTheme="majorHAnsi" w:hAnsiTheme="majorHAnsi" w:cstheme="majorHAnsi"/>
                <w:b/>
                <w:bCs/>
                <w:color w:val="2F5496" w:themeColor="accent1" w:themeShade="BF"/>
                <w:sz w:val="24"/>
              </w:rPr>
              <w:t xml:space="preserve"> written </w:t>
            </w:r>
            <w:r w:rsidR="00D10CB7">
              <w:rPr>
                <w:rFonts w:asciiTheme="majorHAnsi" w:hAnsiTheme="majorHAnsi" w:cstheme="majorHAnsi"/>
                <w:b/>
                <w:bCs/>
                <w:color w:val="2F5496" w:themeColor="accent1" w:themeShade="BF"/>
                <w:sz w:val="24"/>
              </w:rPr>
              <w:t xml:space="preserve">script of the study </w:t>
            </w:r>
            <w:r w:rsidR="00FF566C" w:rsidRPr="00403E9F">
              <w:rPr>
                <w:rFonts w:asciiTheme="majorHAnsi" w:hAnsiTheme="majorHAnsi" w:cstheme="majorHAnsi"/>
                <w:b/>
                <w:bCs/>
                <w:color w:val="2F5496" w:themeColor="accent1" w:themeShade="BF"/>
                <w:sz w:val="24"/>
              </w:rPr>
              <w:t xml:space="preserve">information is to be provided to the </w:t>
            </w:r>
            <w:r w:rsidR="003A4DDA" w:rsidRPr="00403E9F">
              <w:rPr>
                <w:rFonts w:asciiTheme="majorHAnsi" w:hAnsiTheme="majorHAnsi" w:cstheme="majorHAnsi"/>
                <w:b/>
                <w:bCs/>
                <w:color w:val="2F5496" w:themeColor="accent1" w:themeShade="BF"/>
                <w:sz w:val="24"/>
              </w:rPr>
              <w:t>participant</w:t>
            </w:r>
            <w:r w:rsidR="00D10CB7">
              <w:rPr>
                <w:rFonts w:asciiTheme="majorHAnsi" w:hAnsiTheme="majorHAnsi" w:cstheme="majorHAnsi"/>
                <w:b/>
                <w:bCs/>
                <w:color w:val="2F5496" w:themeColor="accent1" w:themeShade="BF"/>
                <w:sz w:val="24"/>
              </w:rPr>
              <w:t xml:space="preserve"> orally and/or in writing</w:t>
            </w:r>
            <w:r w:rsidR="003A4DDA" w:rsidRPr="00403E9F">
              <w:rPr>
                <w:rFonts w:asciiTheme="majorHAnsi" w:hAnsiTheme="majorHAnsi" w:cstheme="majorHAnsi"/>
                <w:b/>
                <w:bCs/>
                <w:color w:val="2F5496" w:themeColor="accent1" w:themeShade="BF"/>
                <w:sz w:val="24"/>
              </w:rPr>
              <w:t>,</w:t>
            </w:r>
            <w:r w:rsidR="00FF566C" w:rsidRPr="00403E9F">
              <w:rPr>
                <w:rFonts w:asciiTheme="majorHAnsi" w:hAnsiTheme="majorHAnsi" w:cstheme="majorHAnsi"/>
                <w:b/>
                <w:bCs/>
                <w:color w:val="2F5496" w:themeColor="accent1" w:themeShade="BF"/>
                <w:sz w:val="24"/>
              </w:rPr>
              <w:t xml:space="preserve"> </w:t>
            </w:r>
            <w:r w:rsidR="003A4DDA">
              <w:rPr>
                <w:rFonts w:asciiTheme="majorHAnsi" w:hAnsiTheme="majorHAnsi" w:cstheme="majorHAnsi"/>
                <w:b/>
                <w:bCs/>
                <w:color w:val="2F5496" w:themeColor="accent1" w:themeShade="BF"/>
                <w:sz w:val="24"/>
              </w:rPr>
              <w:t xml:space="preserve">it </w:t>
            </w:r>
            <w:r w:rsidR="008A1C98" w:rsidRPr="00403E9F">
              <w:rPr>
                <w:rFonts w:asciiTheme="majorHAnsi" w:hAnsiTheme="majorHAnsi" w:cstheme="majorHAnsi"/>
                <w:b/>
                <w:bCs/>
                <w:color w:val="2F5496" w:themeColor="accent1" w:themeShade="BF"/>
                <w:sz w:val="24"/>
              </w:rPr>
              <w:t>will:</w:t>
            </w:r>
            <w:r w:rsidR="00E90CAC" w:rsidRPr="00403E9F">
              <w:rPr>
                <w:rFonts w:asciiTheme="majorHAnsi" w:hAnsiTheme="majorHAnsi" w:cstheme="majorHAnsi"/>
                <w:b/>
                <w:bCs/>
                <w:color w:val="2F5496" w:themeColor="accent1" w:themeShade="BF"/>
                <w:sz w:val="24"/>
              </w:rPr>
              <w:t xml:space="preserve"> </w:t>
            </w:r>
            <w:r w:rsidR="003A4DDA" w:rsidRPr="003A4DDA">
              <w:rPr>
                <w:rFonts w:asciiTheme="majorHAnsi" w:eastAsiaTheme="majorEastAsia" w:hAnsiTheme="majorHAnsi" w:cstheme="majorBidi"/>
                <w:b/>
                <w:bCs/>
                <w:color w:val="2F5496" w:themeColor="accent1" w:themeShade="BF"/>
                <w:sz w:val="24"/>
              </w:rPr>
              <w:t>(Select all that apply)</w:t>
            </w:r>
            <w:r w:rsidR="00B51A8A">
              <w:rPr>
                <w:rFonts w:asciiTheme="majorHAnsi" w:eastAsiaTheme="majorEastAsia" w:hAnsiTheme="majorHAnsi" w:cstheme="majorBidi"/>
                <w:b/>
                <w:bCs/>
                <w:color w:val="2F5496" w:themeColor="accent1" w:themeShade="BF"/>
                <w:sz w:val="24"/>
              </w:rPr>
              <w:t xml:space="preserve"> </w:t>
            </w:r>
            <w:r w:rsidR="00BB6D3D" w:rsidRPr="00BB6D3D">
              <w:rPr>
                <w:rFonts w:asciiTheme="majorHAnsi" w:eastAsiaTheme="majorEastAsia" w:hAnsiTheme="majorHAnsi" w:cstheme="majorBidi"/>
                <w:b/>
                <w:bCs/>
                <w:i/>
                <w:iCs/>
                <w:color w:val="2F5496" w:themeColor="accent1" w:themeShade="BF"/>
                <w:sz w:val="22"/>
                <w:szCs w:val="22"/>
              </w:rPr>
              <w:t>(Please refer to exempt guidance located in the RAP library guidance tab)</w:t>
            </w:r>
            <w:r w:rsidR="00BB6D3D">
              <w:rPr>
                <w:rFonts w:asciiTheme="majorHAnsi" w:eastAsiaTheme="majorEastAsia" w:hAnsiTheme="majorHAnsi" w:cstheme="majorBidi"/>
                <w:b/>
                <w:bCs/>
                <w:color w:val="2F5496" w:themeColor="accent1" w:themeShade="BF"/>
                <w:sz w:val="24"/>
                <w:u w:val="single"/>
              </w:rPr>
              <w:t xml:space="preserve"> </w:t>
            </w:r>
          </w:p>
          <w:p w14:paraId="6913CD3F" w14:textId="114628B4" w:rsidR="008A1C98" w:rsidRPr="00403E9F" w:rsidRDefault="00A16656" w:rsidP="008A1C98">
            <w:pPr>
              <w:pStyle w:val="StatementLevel1"/>
              <w:rPr>
                <w:rFonts w:asciiTheme="majorHAnsi" w:hAnsiTheme="majorHAnsi" w:cstheme="majorHAnsi"/>
                <w:b/>
                <w:bCs/>
                <w:color w:val="2F5496" w:themeColor="accent1" w:themeShade="BF"/>
                <w:sz w:val="24"/>
              </w:rPr>
            </w:pPr>
            <w:r w:rsidRPr="003B28A3">
              <w:rPr>
                <w:rFonts w:asciiTheme="majorHAnsi" w:eastAsiaTheme="majorEastAsia" w:hAnsiTheme="majorHAnsi" w:cstheme="majorBidi"/>
                <w:b/>
                <w:bCs/>
                <w:color w:val="2F5496" w:themeColor="accent1" w:themeShade="BF"/>
                <w:sz w:val="22"/>
                <w:szCs w:val="22"/>
              </w:rPr>
              <w:t xml:space="preserve">Note: </w:t>
            </w:r>
            <w:r w:rsidRPr="003B28A3">
              <w:rPr>
                <w:rFonts w:asciiTheme="majorHAnsi" w:eastAsiaTheme="majorEastAsia" w:hAnsiTheme="majorHAnsi" w:cstheme="majorBidi"/>
                <w:b/>
                <w:bCs/>
                <w:color w:val="C00000"/>
                <w:sz w:val="22"/>
                <w:szCs w:val="22"/>
              </w:rPr>
              <w:t>*</w:t>
            </w:r>
            <w:r w:rsidRPr="003B28A3">
              <w:rPr>
                <w:rFonts w:asciiTheme="majorHAnsi" w:eastAsiaTheme="majorEastAsia" w:hAnsiTheme="majorHAnsi" w:cstheme="majorBidi"/>
                <w:b/>
                <w:bCs/>
                <w:color w:val="2F5496" w:themeColor="accent1" w:themeShade="BF"/>
                <w:sz w:val="22"/>
                <w:szCs w:val="22"/>
              </w:rPr>
              <w:t xml:space="preserve"> are </w:t>
            </w:r>
            <w:r w:rsidRPr="003B28A3">
              <w:rPr>
                <w:rFonts w:asciiTheme="majorHAnsi" w:eastAsiaTheme="majorEastAsia" w:hAnsiTheme="majorHAnsi" w:cstheme="majorBidi"/>
                <w:b/>
                <w:bCs/>
                <w:color w:val="C00000"/>
                <w:sz w:val="22"/>
                <w:szCs w:val="22"/>
              </w:rPr>
              <w:t>required</w:t>
            </w:r>
            <w:r w:rsidRPr="003B28A3">
              <w:rPr>
                <w:rFonts w:asciiTheme="majorHAnsi" w:eastAsiaTheme="majorEastAsia" w:hAnsiTheme="majorHAnsi" w:cstheme="majorBidi"/>
                <w:b/>
                <w:bCs/>
                <w:color w:val="2F5496" w:themeColor="accent1" w:themeShade="BF"/>
                <w:sz w:val="22"/>
                <w:szCs w:val="22"/>
              </w:rPr>
              <w:t xml:space="preserve"> for all studies</w:t>
            </w:r>
            <w:r w:rsidR="00BB6D3D">
              <w:rPr>
                <w:rFonts w:asciiTheme="majorHAnsi" w:eastAsiaTheme="majorEastAsia" w:hAnsiTheme="majorHAnsi" w:cstheme="majorBidi"/>
                <w:b/>
                <w:bCs/>
                <w:color w:val="2F5496" w:themeColor="accent1" w:themeShade="BF"/>
                <w:sz w:val="24"/>
                <w:u w:val="single"/>
              </w:rPr>
              <w:t xml:space="preserve"> </w:t>
            </w:r>
          </w:p>
        </w:tc>
      </w:tr>
      <w:tr w:rsidR="00860ECC" w14:paraId="3D379357" w14:textId="77777777" w:rsidTr="00FE4BF4">
        <w:tc>
          <w:tcPr>
            <w:tcW w:w="625" w:type="dxa"/>
            <w:vMerge w:val="restart"/>
          </w:tcPr>
          <w:p w14:paraId="36925EC7" w14:textId="77777777" w:rsidR="00860ECC" w:rsidRDefault="00860ECC" w:rsidP="00FE4BF4"/>
        </w:tc>
        <w:tc>
          <w:tcPr>
            <w:tcW w:w="630" w:type="dxa"/>
          </w:tcPr>
          <w:p w14:paraId="284ABF1A" w14:textId="783418F3" w:rsidR="00860ECC" w:rsidRDefault="00000000" w:rsidP="008A1C98">
            <w:pPr>
              <w:jc w:val="center"/>
            </w:pPr>
            <w:sdt>
              <w:sdtPr>
                <w:rPr>
                  <w:rFonts w:cstheme="minorHAnsi"/>
                </w:rPr>
                <w:id w:val="2129593870"/>
                <w14:checkbox>
                  <w14:checked w14:val="1"/>
                  <w14:checkedState w14:val="2612" w14:font="MS Gothic"/>
                  <w14:uncheckedState w14:val="2610" w14:font="MS Gothic"/>
                </w14:checkbox>
              </w:sdtPr>
              <w:sdtContent>
                <w:ins w:id="127" w:author="Gasaway, Mike (gasawaml)" w:date="2026-07-03T10:17:00Z" w16du:dateUtc="2026-07-03T14:17:00Z">
                  <w:r w:rsidR="003A3421">
                    <w:rPr>
                      <w:rFonts w:ascii="MS Gothic" w:eastAsia="MS Gothic" w:hAnsi="MS Gothic" w:cstheme="minorHAnsi" w:hint="eastAsia"/>
                    </w:rPr>
                    <w:t>☒</w:t>
                  </w:r>
                </w:ins>
                <w:del w:id="128" w:author="Gasaway, Mike (gasawaml)" w:date="2026-07-03T10:17:00Z" w16du:dateUtc="2026-07-03T14:17:00Z">
                  <w:r w:rsidR="004F5C3C" w:rsidDel="003A3421">
                    <w:rPr>
                      <w:rFonts w:ascii="MS Gothic" w:eastAsia="MS Gothic" w:hAnsi="MS Gothic" w:cstheme="minorHAnsi" w:hint="eastAsia"/>
                    </w:rPr>
                    <w:delText>☐</w:delText>
                  </w:r>
                </w:del>
              </w:sdtContent>
            </w:sdt>
          </w:p>
        </w:tc>
        <w:tc>
          <w:tcPr>
            <w:tcW w:w="9535" w:type="dxa"/>
          </w:tcPr>
          <w:p w14:paraId="569214DF" w14:textId="3E7DFD01" w:rsidR="00860ECC" w:rsidRDefault="00860ECC" w:rsidP="00FE4BF4">
            <w:r w:rsidRPr="00BD7372">
              <w:rPr>
                <w:rFonts w:cstheme="minorHAnsi"/>
              </w:rPr>
              <w:t xml:space="preserve">Disclose that the activities involve research and the purpose of the </w:t>
            </w:r>
            <w:proofErr w:type="gramStart"/>
            <w:r w:rsidRPr="00BD7372">
              <w:rPr>
                <w:rFonts w:cstheme="minorHAnsi"/>
              </w:rPr>
              <w:t>research.</w:t>
            </w:r>
            <w:r w:rsidR="00A16656" w:rsidRPr="00F536B2">
              <w:rPr>
                <w:rFonts w:cstheme="minorHAnsi"/>
                <w:color w:val="EE0000"/>
              </w:rPr>
              <w:t>*</w:t>
            </w:r>
            <w:proofErr w:type="gramEnd"/>
          </w:p>
        </w:tc>
      </w:tr>
      <w:tr w:rsidR="00860ECC" w14:paraId="664C3E85" w14:textId="77777777" w:rsidTr="00FE4BF4">
        <w:tc>
          <w:tcPr>
            <w:tcW w:w="625" w:type="dxa"/>
            <w:vMerge/>
          </w:tcPr>
          <w:p w14:paraId="0AF08656" w14:textId="77777777" w:rsidR="00860ECC" w:rsidRDefault="00860ECC" w:rsidP="00FE4BF4"/>
        </w:tc>
        <w:tc>
          <w:tcPr>
            <w:tcW w:w="630" w:type="dxa"/>
          </w:tcPr>
          <w:p w14:paraId="485E55BA" w14:textId="3A1B982D" w:rsidR="00860ECC" w:rsidRDefault="00000000" w:rsidP="008A1C98">
            <w:pPr>
              <w:jc w:val="center"/>
            </w:pPr>
            <w:sdt>
              <w:sdtPr>
                <w:rPr>
                  <w:rFonts w:cstheme="minorHAnsi"/>
                </w:rPr>
                <w:id w:val="448828386"/>
                <w14:checkbox>
                  <w14:checked w14:val="1"/>
                  <w14:checkedState w14:val="2612" w14:font="MS Gothic"/>
                  <w14:uncheckedState w14:val="2610" w14:font="MS Gothic"/>
                </w14:checkbox>
              </w:sdtPr>
              <w:sdtContent>
                <w:ins w:id="129" w:author="Gasaway, Mike (gasawaml)" w:date="2026-07-03T10:17:00Z" w16du:dateUtc="2026-07-03T14:17:00Z">
                  <w:r w:rsidR="003A3421">
                    <w:rPr>
                      <w:rFonts w:ascii="MS Gothic" w:eastAsia="MS Gothic" w:hAnsi="MS Gothic" w:cs="Segoe UI Symbol" w:hint="eastAsia"/>
                    </w:rPr>
                    <w:t>☒</w:t>
                  </w:r>
                </w:ins>
                <w:del w:id="130" w:author="Gasaway, Mike (gasawaml)" w:date="2026-07-03T10:17:00Z" w16du:dateUtc="2026-07-03T14:17:00Z">
                  <w:r w:rsidR="00860ECC" w:rsidRPr="00BD7372" w:rsidDel="003A3421">
                    <w:rPr>
                      <w:rFonts w:ascii="Segoe UI Symbol" w:eastAsia="MS Gothic" w:hAnsi="Segoe UI Symbol" w:cs="Segoe UI Symbol"/>
                    </w:rPr>
                    <w:delText>☐</w:delText>
                  </w:r>
                </w:del>
              </w:sdtContent>
            </w:sdt>
          </w:p>
        </w:tc>
        <w:tc>
          <w:tcPr>
            <w:tcW w:w="9535" w:type="dxa"/>
          </w:tcPr>
          <w:p w14:paraId="660B9B28" w14:textId="42D241BF" w:rsidR="00860ECC" w:rsidRDefault="00860ECC" w:rsidP="00FE4BF4">
            <w:r w:rsidRPr="00BD7372">
              <w:rPr>
                <w:rFonts w:cstheme="minorHAnsi"/>
              </w:rPr>
              <w:t>Disclose the procedures (including experimental procedures) involved and the duration of participation.</w:t>
            </w:r>
            <w:r w:rsidR="00A16656" w:rsidRPr="00500D28">
              <w:rPr>
                <w:rFonts w:cstheme="minorHAnsi"/>
                <w:color w:val="EE0000"/>
              </w:rPr>
              <w:t xml:space="preserve"> *</w:t>
            </w:r>
          </w:p>
        </w:tc>
      </w:tr>
      <w:tr w:rsidR="00860ECC" w14:paraId="5FB15DAA" w14:textId="77777777" w:rsidTr="00FE4BF4">
        <w:tc>
          <w:tcPr>
            <w:tcW w:w="625" w:type="dxa"/>
            <w:vMerge/>
          </w:tcPr>
          <w:p w14:paraId="29ED552E" w14:textId="77777777" w:rsidR="00860ECC" w:rsidRDefault="00860ECC" w:rsidP="00FE4BF4"/>
        </w:tc>
        <w:tc>
          <w:tcPr>
            <w:tcW w:w="630" w:type="dxa"/>
          </w:tcPr>
          <w:p w14:paraId="10E9906B" w14:textId="6FB16AA4" w:rsidR="00860ECC" w:rsidRPr="00BD7372" w:rsidRDefault="00000000" w:rsidP="008A1C98">
            <w:pPr>
              <w:jc w:val="center"/>
              <w:rPr>
                <w:rFonts w:ascii="Segoe UI Symbol" w:eastAsia="MS Gothic" w:hAnsi="Segoe UI Symbol" w:cs="Segoe UI Symbol"/>
              </w:rPr>
            </w:pPr>
            <w:sdt>
              <w:sdtPr>
                <w:rPr>
                  <w:rFonts w:cstheme="minorHAnsi"/>
                </w:rPr>
                <w:id w:val="561992115"/>
                <w14:checkbox>
                  <w14:checked w14:val="1"/>
                  <w14:checkedState w14:val="2612" w14:font="MS Gothic"/>
                  <w14:uncheckedState w14:val="2610" w14:font="MS Gothic"/>
                </w14:checkbox>
              </w:sdtPr>
              <w:sdtContent>
                <w:ins w:id="131" w:author="Gasaway, Mike (gasawaml)" w:date="2026-07-03T10:17:00Z" w16du:dateUtc="2026-07-03T14:17:00Z">
                  <w:r w:rsidR="003A3421">
                    <w:rPr>
                      <w:rFonts w:ascii="MS Gothic" w:eastAsia="MS Gothic" w:hAnsi="MS Gothic" w:cs="Segoe UI Symbol" w:hint="eastAsia"/>
                    </w:rPr>
                    <w:t>☒</w:t>
                  </w:r>
                </w:ins>
                <w:del w:id="132" w:author="Gasaway, Mike (gasawaml)" w:date="2026-07-03T10:17:00Z" w16du:dateUtc="2026-07-03T14:17:00Z">
                  <w:r w:rsidR="00860ECC" w:rsidRPr="00BD7372" w:rsidDel="003A3421">
                    <w:rPr>
                      <w:rFonts w:ascii="Segoe UI Symbol" w:eastAsia="MS Gothic" w:hAnsi="Segoe UI Symbol" w:cs="Segoe UI Symbol"/>
                    </w:rPr>
                    <w:delText>☐</w:delText>
                  </w:r>
                </w:del>
              </w:sdtContent>
            </w:sdt>
          </w:p>
        </w:tc>
        <w:tc>
          <w:tcPr>
            <w:tcW w:w="9535" w:type="dxa"/>
          </w:tcPr>
          <w:p w14:paraId="6B561004" w14:textId="688F060B" w:rsidR="00860ECC" w:rsidRPr="00BD7372" w:rsidRDefault="00860ECC" w:rsidP="00FE4BF4">
            <w:pPr>
              <w:rPr>
                <w:rFonts w:cstheme="minorHAnsi"/>
              </w:rPr>
            </w:pPr>
            <w:r w:rsidRPr="00BD7372">
              <w:rPr>
                <w:rFonts w:cstheme="minorHAnsi"/>
              </w:rPr>
              <w:t xml:space="preserve">Disclose any foreseeable risks or discomforts as well as any benefits which can be </w:t>
            </w:r>
            <w:proofErr w:type="gramStart"/>
            <w:r w:rsidRPr="00BD7372">
              <w:rPr>
                <w:rFonts w:cstheme="minorHAnsi"/>
              </w:rPr>
              <w:t>reasonable</w:t>
            </w:r>
            <w:proofErr w:type="gramEnd"/>
            <w:r w:rsidRPr="00BD7372">
              <w:rPr>
                <w:rFonts w:cstheme="minorHAnsi"/>
              </w:rPr>
              <w:t xml:space="preserve"> expected from the research.</w:t>
            </w:r>
            <w:r w:rsidR="00A16656" w:rsidRPr="00500D28">
              <w:rPr>
                <w:rFonts w:cstheme="minorHAnsi"/>
                <w:color w:val="EE0000"/>
              </w:rPr>
              <w:t xml:space="preserve"> *</w:t>
            </w:r>
          </w:p>
        </w:tc>
      </w:tr>
      <w:tr w:rsidR="00860ECC" w14:paraId="031118F4" w14:textId="77777777" w:rsidTr="00FE4BF4">
        <w:tc>
          <w:tcPr>
            <w:tcW w:w="625" w:type="dxa"/>
            <w:vMerge/>
          </w:tcPr>
          <w:p w14:paraId="097F3263" w14:textId="77777777" w:rsidR="00860ECC" w:rsidRDefault="00860ECC" w:rsidP="00FE4BF4"/>
        </w:tc>
        <w:tc>
          <w:tcPr>
            <w:tcW w:w="630" w:type="dxa"/>
          </w:tcPr>
          <w:p w14:paraId="6FBCC87E" w14:textId="75C425AE" w:rsidR="00860ECC" w:rsidRPr="00BD7372" w:rsidRDefault="00000000" w:rsidP="008A1C98">
            <w:pPr>
              <w:jc w:val="center"/>
              <w:rPr>
                <w:rFonts w:ascii="Segoe UI Symbol" w:eastAsia="MS Gothic" w:hAnsi="Segoe UI Symbol" w:cs="Segoe UI Symbol"/>
              </w:rPr>
            </w:pPr>
            <w:sdt>
              <w:sdtPr>
                <w:rPr>
                  <w:rFonts w:cstheme="minorHAnsi"/>
                </w:rPr>
                <w:id w:val="1766493418"/>
                <w14:checkbox>
                  <w14:checked w14:val="1"/>
                  <w14:checkedState w14:val="2612" w14:font="MS Gothic"/>
                  <w14:uncheckedState w14:val="2610" w14:font="MS Gothic"/>
                </w14:checkbox>
              </w:sdtPr>
              <w:sdtContent>
                <w:ins w:id="133" w:author="Gasaway, Mike (gasawaml)" w:date="2026-07-03T10:17:00Z" w16du:dateUtc="2026-07-03T14:17:00Z">
                  <w:r w:rsidR="003A3421">
                    <w:rPr>
                      <w:rFonts w:ascii="MS Gothic" w:eastAsia="MS Gothic" w:hAnsi="MS Gothic" w:cs="Segoe UI Symbol" w:hint="eastAsia"/>
                    </w:rPr>
                    <w:t>☒</w:t>
                  </w:r>
                </w:ins>
                <w:del w:id="134" w:author="Gasaway, Mike (gasawaml)" w:date="2026-07-03T10:17:00Z" w16du:dateUtc="2026-07-03T14:17:00Z">
                  <w:r w:rsidR="00860ECC" w:rsidRPr="00BD7372" w:rsidDel="003A3421">
                    <w:rPr>
                      <w:rFonts w:ascii="Segoe UI Symbol" w:eastAsia="MS Gothic" w:hAnsi="Segoe UI Symbol" w:cs="Segoe UI Symbol"/>
                    </w:rPr>
                    <w:delText>☐</w:delText>
                  </w:r>
                </w:del>
              </w:sdtContent>
            </w:sdt>
          </w:p>
        </w:tc>
        <w:tc>
          <w:tcPr>
            <w:tcW w:w="9535" w:type="dxa"/>
          </w:tcPr>
          <w:p w14:paraId="38648362" w14:textId="4F2A16B1" w:rsidR="00860ECC" w:rsidRPr="00BD7372" w:rsidRDefault="00860ECC" w:rsidP="00FE4BF4">
            <w:pPr>
              <w:rPr>
                <w:rFonts w:cstheme="minorHAnsi"/>
              </w:rPr>
            </w:pPr>
            <w:r w:rsidRPr="00BD7372">
              <w:rPr>
                <w:rFonts w:cstheme="minorHAnsi"/>
              </w:rPr>
              <w:t>Disclose that participation is voluntary and may be discontinued at any time without penalty or loss of benefits.</w:t>
            </w:r>
            <w:r w:rsidR="00A16656" w:rsidRPr="00500D28">
              <w:rPr>
                <w:rFonts w:cstheme="minorHAnsi"/>
                <w:color w:val="EE0000"/>
              </w:rPr>
              <w:t xml:space="preserve"> *</w:t>
            </w:r>
          </w:p>
        </w:tc>
      </w:tr>
      <w:tr w:rsidR="00860ECC" w14:paraId="4F9926C7" w14:textId="77777777" w:rsidTr="00FE4BF4">
        <w:tc>
          <w:tcPr>
            <w:tcW w:w="625" w:type="dxa"/>
            <w:vMerge/>
          </w:tcPr>
          <w:p w14:paraId="1EA0533D" w14:textId="77777777" w:rsidR="00860ECC" w:rsidRDefault="00860ECC" w:rsidP="00FE4BF4"/>
        </w:tc>
        <w:tc>
          <w:tcPr>
            <w:tcW w:w="630" w:type="dxa"/>
          </w:tcPr>
          <w:p w14:paraId="07A604DC" w14:textId="5A0494B1" w:rsidR="00860ECC" w:rsidRPr="00BD7372" w:rsidRDefault="00000000" w:rsidP="008A1C98">
            <w:pPr>
              <w:jc w:val="center"/>
              <w:rPr>
                <w:rFonts w:ascii="Segoe UI Symbol" w:eastAsia="MS Gothic" w:hAnsi="Segoe UI Symbol" w:cs="Segoe UI Symbol"/>
              </w:rPr>
            </w:pPr>
            <w:sdt>
              <w:sdtPr>
                <w:rPr>
                  <w:rFonts w:cstheme="minorHAnsi"/>
                </w:rPr>
                <w:id w:val="742996450"/>
                <w14:checkbox>
                  <w14:checked w14:val="1"/>
                  <w14:checkedState w14:val="2612" w14:font="MS Gothic"/>
                  <w14:uncheckedState w14:val="2610" w14:font="MS Gothic"/>
                </w14:checkbox>
              </w:sdtPr>
              <w:sdtContent>
                <w:ins w:id="135" w:author="Gasaway, Mike (gasawaml)" w:date="2026-07-03T10:17:00Z" w16du:dateUtc="2026-07-03T14:17:00Z">
                  <w:r w:rsidR="003A3421">
                    <w:rPr>
                      <w:rFonts w:ascii="MS Gothic" w:eastAsia="MS Gothic" w:hAnsi="MS Gothic" w:cs="Segoe UI Symbol" w:hint="eastAsia"/>
                    </w:rPr>
                    <w:t>☒</w:t>
                  </w:r>
                </w:ins>
                <w:del w:id="136" w:author="Gasaway, Mike (gasawaml)" w:date="2026-07-03T10:17:00Z" w16du:dateUtc="2026-07-03T14:17:00Z">
                  <w:r w:rsidR="00860ECC" w:rsidRPr="00BD7372" w:rsidDel="003A3421">
                    <w:rPr>
                      <w:rFonts w:ascii="Segoe UI Symbol" w:eastAsia="MS Gothic" w:hAnsi="Segoe UI Symbol" w:cs="Segoe UI Symbol"/>
                    </w:rPr>
                    <w:delText>☐</w:delText>
                  </w:r>
                </w:del>
              </w:sdtContent>
            </w:sdt>
          </w:p>
        </w:tc>
        <w:tc>
          <w:tcPr>
            <w:tcW w:w="9535" w:type="dxa"/>
          </w:tcPr>
          <w:p w14:paraId="07151A28" w14:textId="77079907" w:rsidR="00860ECC" w:rsidRPr="00BD7372" w:rsidRDefault="00860ECC" w:rsidP="00FE4BF4">
            <w:pPr>
              <w:rPr>
                <w:rFonts w:cstheme="minorHAnsi"/>
              </w:rPr>
            </w:pPr>
            <w:r w:rsidRPr="00BD7372">
              <w:rPr>
                <w:rFonts w:cstheme="minorHAnsi"/>
              </w:rPr>
              <w:t>Identify appropriate alternatives to participation.</w:t>
            </w:r>
            <w:r w:rsidR="00A16656" w:rsidRPr="00500D28">
              <w:rPr>
                <w:rFonts w:cstheme="minorHAnsi"/>
                <w:color w:val="EE0000"/>
              </w:rPr>
              <w:t xml:space="preserve"> *</w:t>
            </w:r>
          </w:p>
        </w:tc>
      </w:tr>
      <w:tr w:rsidR="00860ECC" w14:paraId="04A817E7" w14:textId="77777777" w:rsidTr="00FE4BF4">
        <w:tc>
          <w:tcPr>
            <w:tcW w:w="625" w:type="dxa"/>
            <w:vMerge/>
          </w:tcPr>
          <w:p w14:paraId="5F4733B7" w14:textId="77777777" w:rsidR="00860ECC" w:rsidRDefault="00860ECC" w:rsidP="00FE4BF4"/>
        </w:tc>
        <w:tc>
          <w:tcPr>
            <w:tcW w:w="630" w:type="dxa"/>
          </w:tcPr>
          <w:p w14:paraId="4997CC32" w14:textId="4312F9C9" w:rsidR="00860ECC" w:rsidRPr="00BD7372" w:rsidRDefault="00000000" w:rsidP="008A1C98">
            <w:pPr>
              <w:jc w:val="center"/>
              <w:rPr>
                <w:rFonts w:ascii="Segoe UI Symbol" w:eastAsia="MS Gothic" w:hAnsi="Segoe UI Symbol" w:cs="Segoe UI Symbol"/>
              </w:rPr>
            </w:pPr>
            <w:sdt>
              <w:sdtPr>
                <w:rPr>
                  <w:rFonts w:cstheme="minorHAnsi"/>
                </w:rPr>
                <w:id w:val="-41760962"/>
                <w14:checkbox>
                  <w14:checked w14:val="1"/>
                  <w14:checkedState w14:val="2612" w14:font="MS Gothic"/>
                  <w14:uncheckedState w14:val="2610" w14:font="MS Gothic"/>
                </w14:checkbox>
              </w:sdtPr>
              <w:sdtContent>
                <w:ins w:id="137" w:author="Gasaway, Mike (gasawaml)" w:date="2026-07-03T10:17:00Z" w16du:dateUtc="2026-07-03T14:17:00Z">
                  <w:r w:rsidR="003A3421">
                    <w:rPr>
                      <w:rFonts w:ascii="MS Gothic" w:eastAsia="MS Gothic" w:hAnsi="MS Gothic" w:cs="Segoe UI Symbol" w:hint="eastAsia"/>
                    </w:rPr>
                    <w:t>☒</w:t>
                  </w:r>
                </w:ins>
                <w:del w:id="138" w:author="Gasaway, Mike (gasawaml)" w:date="2026-07-03T10:17:00Z" w16du:dateUtc="2026-07-03T14:17:00Z">
                  <w:r w:rsidR="00860ECC" w:rsidRPr="00BD7372" w:rsidDel="003A3421">
                    <w:rPr>
                      <w:rFonts w:ascii="Segoe UI Symbol" w:eastAsia="MS Gothic" w:hAnsi="Segoe UI Symbol" w:cs="Segoe UI Symbol"/>
                    </w:rPr>
                    <w:delText>☐</w:delText>
                  </w:r>
                </w:del>
              </w:sdtContent>
            </w:sdt>
          </w:p>
        </w:tc>
        <w:tc>
          <w:tcPr>
            <w:tcW w:w="9535" w:type="dxa"/>
          </w:tcPr>
          <w:p w14:paraId="5F817666" w14:textId="1081331E" w:rsidR="00860ECC" w:rsidRPr="00BD7372" w:rsidRDefault="00860ECC" w:rsidP="00FE4BF4">
            <w:pPr>
              <w:rPr>
                <w:rFonts w:cstheme="minorHAnsi"/>
              </w:rPr>
            </w:pPr>
            <w:r w:rsidRPr="00BD7372">
              <w:rPr>
                <w:rFonts w:cstheme="minorHAnsi"/>
              </w:rPr>
              <w:t>Provide the name and contact information for the investigator and/or other key personnel for questions, concerns, complaints, and/or injuries related to the research.</w:t>
            </w:r>
            <w:r w:rsidR="00A16656" w:rsidRPr="00500D28">
              <w:rPr>
                <w:rFonts w:cstheme="minorHAnsi"/>
                <w:color w:val="EE0000"/>
              </w:rPr>
              <w:t xml:space="preserve"> *</w:t>
            </w:r>
          </w:p>
        </w:tc>
      </w:tr>
      <w:tr w:rsidR="00860ECC" w14:paraId="3AFD22C6" w14:textId="77777777" w:rsidTr="00FE4BF4">
        <w:tc>
          <w:tcPr>
            <w:tcW w:w="625" w:type="dxa"/>
            <w:vMerge/>
          </w:tcPr>
          <w:p w14:paraId="3D32654D" w14:textId="77777777" w:rsidR="00860ECC" w:rsidRDefault="00860ECC" w:rsidP="00FE4BF4"/>
        </w:tc>
        <w:tc>
          <w:tcPr>
            <w:tcW w:w="630" w:type="dxa"/>
          </w:tcPr>
          <w:p w14:paraId="51650813" w14:textId="314CFC88" w:rsidR="00860ECC" w:rsidRPr="00BD7372" w:rsidRDefault="00000000" w:rsidP="008A1C98">
            <w:pPr>
              <w:jc w:val="center"/>
              <w:rPr>
                <w:rFonts w:ascii="Segoe UI Symbol" w:eastAsia="MS Gothic" w:hAnsi="Segoe UI Symbol" w:cs="Segoe UI Symbol"/>
              </w:rPr>
            </w:pPr>
            <w:sdt>
              <w:sdtPr>
                <w:rPr>
                  <w:rFonts w:cstheme="minorHAnsi"/>
                </w:rPr>
                <w:id w:val="-172410969"/>
                <w14:checkbox>
                  <w14:checked w14:val="1"/>
                  <w14:checkedState w14:val="2612" w14:font="MS Gothic"/>
                  <w14:uncheckedState w14:val="2610" w14:font="MS Gothic"/>
                </w14:checkbox>
              </w:sdtPr>
              <w:sdtContent>
                <w:ins w:id="139" w:author="Gasaway, Mike (gasawaml)" w:date="2026-07-03T10:17:00Z" w16du:dateUtc="2026-07-03T14:17:00Z">
                  <w:r w:rsidR="003A3421">
                    <w:rPr>
                      <w:rFonts w:ascii="MS Gothic" w:eastAsia="MS Gothic" w:hAnsi="MS Gothic" w:cs="Segoe UI Symbol" w:hint="eastAsia"/>
                    </w:rPr>
                    <w:t>☒</w:t>
                  </w:r>
                </w:ins>
                <w:del w:id="140" w:author="Gasaway, Mike (gasawaml)" w:date="2026-07-03T10:17:00Z" w16du:dateUtc="2026-07-03T14:17:00Z">
                  <w:r w:rsidR="00860ECC" w:rsidRPr="00BD7372" w:rsidDel="003A3421">
                    <w:rPr>
                      <w:rFonts w:ascii="Segoe UI Symbol" w:eastAsia="MS Gothic" w:hAnsi="Segoe UI Symbol" w:cs="Segoe UI Symbol"/>
                    </w:rPr>
                    <w:delText>☐</w:delText>
                  </w:r>
                </w:del>
              </w:sdtContent>
            </w:sdt>
          </w:p>
        </w:tc>
        <w:tc>
          <w:tcPr>
            <w:tcW w:w="9535" w:type="dxa"/>
          </w:tcPr>
          <w:p w14:paraId="2BF39739" w14:textId="6465C7E9" w:rsidR="00860ECC" w:rsidRPr="00BD7372" w:rsidRDefault="00860ECC" w:rsidP="00FE4BF4">
            <w:pPr>
              <w:rPr>
                <w:rFonts w:cstheme="minorHAnsi"/>
              </w:rPr>
            </w:pPr>
            <w:r w:rsidRPr="00BD7372">
              <w:rPr>
                <w:rFonts w:cstheme="minorHAnsi"/>
              </w:rPr>
              <w:t>Provide the contact information of the UC HRPP/IRB for questions, concerns, complaints, suggestions, and/or additional information regarding the research.</w:t>
            </w:r>
            <w:r w:rsidR="00A16656" w:rsidRPr="00500D28">
              <w:rPr>
                <w:rFonts w:cstheme="minorHAnsi"/>
                <w:color w:val="EE0000"/>
              </w:rPr>
              <w:t xml:space="preserve"> *</w:t>
            </w:r>
          </w:p>
        </w:tc>
      </w:tr>
      <w:tr w:rsidR="00860ECC" w14:paraId="36561870" w14:textId="77777777" w:rsidTr="00FE4BF4">
        <w:tc>
          <w:tcPr>
            <w:tcW w:w="625" w:type="dxa"/>
            <w:vMerge/>
          </w:tcPr>
          <w:p w14:paraId="41339381" w14:textId="77777777" w:rsidR="00860ECC" w:rsidRDefault="00860ECC" w:rsidP="00FE4BF4"/>
        </w:tc>
        <w:tc>
          <w:tcPr>
            <w:tcW w:w="630" w:type="dxa"/>
          </w:tcPr>
          <w:p w14:paraId="72AE8058" w14:textId="30CEDD82" w:rsidR="00860ECC" w:rsidRPr="00BD7372" w:rsidRDefault="00000000" w:rsidP="008A1C98">
            <w:pPr>
              <w:jc w:val="center"/>
              <w:rPr>
                <w:rFonts w:ascii="Segoe UI Symbol" w:eastAsia="MS Gothic" w:hAnsi="Segoe UI Symbol" w:cs="Segoe UI Symbol"/>
              </w:rPr>
            </w:pPr>
            <w:sdt>
              <w:sdtPr>
                <w:rPr>
                  <w:rFonts w:cstheme="minorHAnsi"/>
                </w:rPr>
                <w:id w:val="-903213118"/>
                <w14:checkbox>
                  <w14:checked w14:val="1"/>
                  <w14:checkedState w14:val="2612" w14:font="MS Gothic"/>
                  <w14:uncheckedState w14:val="2610" w14:font="MS Gothic"/>
                </w14:checkbox>
              </w:sdtPr>
              <w:sdtContent>
                <w:ins w:id="141" w:author="Gasaway, Mike (gasawaml)" w:date="2026-07-03T10:17:00Z" w16du:dateUtc="2026-07-03T14:17:00Z">
                  <w:r w:rsidR="003A3421">
                    <w:rPr>
                      <w:rFonts w:ascii="MS Gothic" w:eastAsia="MS Gothic" w:hAnsi="MS Gothic" w:cs="Segoe UI Symbol" w:hint="eastAsia"/>
                    </w:rPr>
                    <w:t>☒</w:t>
                  </w:r>
                </w:ins>
                <w:del w:id="142" w:author="Gasaway, Mike (gasawaml)" w:date="2026-07-03T10:17:00Z" w16du:dateUtc="2026-07-03T14:17:00Z">
                  <w:r w:rsidR="00860ECC" w:rsidRPr="00BD7372" w:rsidDel="003A3421">
                    <w:rPr>
                      <w:rFonts w:ascii="Segoe UI Symbol" w:eastAsia="MS Gothic" w:hAnsi="Segoe UI Symbol" w:cs="Segoe UI Symbol"/>
                    </w:rPr>
                    <w:delText>☐</w:delText>
                  </w:r>
                </w:del>
              </w:sdtContent>
            </w:sdt>
          </w:p>
        </w:tc>
        <w:tc>
          <w:tcPr>
            <w:tcW w:w="9535" w:type="dxa"/>
          </w:tcPr>
          <w:p w14:paraId="2B7EB0EC" w14:textId="51832768" w:rsidR="00860ECC" w:rsidRPr="00BD7372" w:rsidRDefault="00860ECC" w:rsidP="00FE4BF4">
            <w:pPr>
              <w:rPr>
                <w:rFonts w:cstheme="minorHAnsi"/>
              </w:rPr>
            </w:pPr>
            <w:r w:rsidRPr="00BD7372">
              <w:rPr>
                <w:rFonts w:cstheme="minorHAnsi"/>
              </w:rPr>
              <w:t xml:space="preserve">Information provided to participants for will NOT include exculpatory language that waives or appears to </w:t>
            </w:r>
            <w:proofErr w:type="gramStart"/>
            <w:r w:rsidRPr="00BD7372">
              <w:rPr>
                <w:rFonts w:cstheme="minorHAnsi"/>
              </w:rPr>
              <w:t>waive</w:t>
            </w:r>
            <w:proofErr w:type="gramEnd"/>
            <w:r w:rsidRPr="00BD7372">
              <w:rPr>
                <w:rFonts w:cstheme="minorHAnsi"/>
              </w:rPr>
              <w:t xml:space="preserve"> any of the research participant’s legal rights, or the rights of the research participant’s representative.</w:t>
            </w:r>
            <w:r w:rsidR="00A16656" w:rsidRPr="00500D28">
              <w:rPr>
                <w:rFonts w:cstheme="minorHAnsi"/>
                <w:color w:val="EE0000"/>
              </w:rPr>
              <w:t xml:space="preserve"> *</w:t>
            </w:r>
          </w:p>
        </w:tc>
      </w:tr>
      <w:tr w:rsidR="00860ECC" w14:paraId="19D3FFF9" w14:textId="77777777" w:rsidTr="00FE4BF4">
        <w:tc>
          <w:tcPr>
            <w:tcW w:w="625" w:type="dxa"/>
            <w:vMerge/>
          </w:tcPr>
          <w:p w14:paraId="4C1830FE" w14:textId="77777777" w:rsidR="00860ECC" w:rsidRDefault="00860ECC" w:rsidP="00FE4BF4"/>
        </w:tc>
        <w:tc>
          <w:tcPr>
            <w:tcW w:w="630" w:type="dxa"/>
          </w:tcPr>
          <w:p w14:paraId="571C5517" w14:textId="6C5ABE2E" w:rsidR="00860ECC" w:rsidRPr="00BD7372" w:rsidRDefault="00000000" w:rsidP="008A1C98">
            <w:pPr>
              <w:jc w:val="center"/>
              <w:rPr>
                <w:rFonts w:ascii="Segoe UI Symbol" w:eastAsia="MS Gothic" w:hAnsi="Segoe UI Symbol" w:cs="Segoe UI Symbol"/>
              </w:rPr>
            </w:pPr>
            <w:sdt>
              <w:sdtPr>
                <w:rPr>
                  <w:rFonts w:cstheme="minorHAnsi"/>
                </w:rPr>
                <w:id w:val="1131513785"/>
                <w14:checkbox>
                  <w14:checked w14:val="0"/>
                  <w14:checkedState w14:val="2612" w14:font="MS Gothic"/>
                  <w14:uncheckedState w14:val="2610" w14:font="MS Gothic"/>
                </w14:checkbox>
              </w:sdtPr>
              <w:sdtContent>
                <w:r w:rsidR="003A3421">
                  <w:rPr>
                    <w:rFonts w:ascii="MS Gothic" w:eastAsia="MS Gothic" w:hAnsi="MS Gothic" w:cstheme="minorHAnsi" w:hint="eastAsia"/>
                  </w:rPr>
                  <w:t>☐</w:t>
                </w:r>
              </w:sdtContent>
            </w:sdt>
          </w:p>
        </w:tc>
        <w:tc>
          <w:tcPr>
            <w:tcW w:w="9535" w:type="dxa"/>
          </w:tcPr>
          <w:p w14:paraId="74F944DE" w14:textId="750FA8BA" w:rsidR="00860ECC" w:rsidRPr="00BD7372" w:rsidRDefault="00860ECC" w:rsidP="00FE4BF4">
            <w:pPr>
              <w:rPr>
                <w:rFonts w:cstheme="minorHAnsi"/>
              </w:rPr>
            </w:pPr>
            <w:r w:rsidRPr="00BD7372">
              <w:rPr>
                <w:rFonts w:cstheme="minorHAnsi"/>
              </w:rPr>
              <w:t>For studies involving deception or incomplete disclosure include the statement: “For scientific reasons, this information sheet (or consent form) does not include complete information about the study hypothesis and the research questions being tested. You will be fully debriefed following your participation in the research.”</w:t>
            </w:r>
          </w:p>
        </w:tc>
      </w:tr>
      <w:tr w:rsidR="00860ECC" w14:paraId="1C4AC4A3" w14:textId="77777777" w:rsidTr="00FE4BF4">
        <w:tc>
          <w:tcPr>
            <w:tcW w:w="625" w:type="dxa"/>
            <w:vMerge/>
          </w:tcPr>
          <w:p w14:paraId="247F4806" w14:textId="77777777" w:rsidR="00860ECC" w:rsidRDefault="00860ECC" w:rsidP="00FE4BF4"/>
        </w:tc>
        <w:tc>
          <w:tcPr>
            <w:tcW w:w="630" w:type="dxa"/>
          </w:tcPr>
          <w:p w14:paraId="41FAD2E4" w14:textId="35217E95" w:rsidR="00860ECC" w:rsidRPr="00BD7372" w:rsidRDefault="00000000" w:rsidP="008A1C98">
            <w:pPr>
              <w:jc w:val="center"/>
              <w:rPr>
                <w:rFonts w:ascii="Segoe UI Symbol" w:eastAsia="MS Gothic" w:hAnsi="Segoe UI Symbol" w:cs="Segoe UI Symbol"/>
              </w:rPr>
            </w:pPr>
            <w:sdt>
              <w:sdtPr>
                <w:rPr>
                  <w:rFonts w:cstheme="minorHAnsi"/>
                </w:rPr>
                <w:id w:val="-1441828666"/>
                <w14:checkbox>
                  <w14:checked w14:val="1"/>
                  <w14:checkedState w14:val="2612" w14:font="MS Gothic"/>
                  <w14:uncheckedState w14:val="2610" w14:font="MS Gothic"/>
                </w14:checkbox>
              </w:sdtPr>
              <w:sdtContent>
                <w:ins w:id="143" w:author="Gasaway, Mike (gasawaml)" w:date="2026-07-03T10:17:00Z" w16du:dateUtc="2026-07-03T14:17:00Z">
                  <w:r w:rsidR="003A3421">
                    <w:rPr>
                      <w:rFonts w:ascii="MS Gothic" w:eastAsia="MS Gothic" w:hAnsi="MS Gothic" w:cs="Segoe UI Symbol" w:hint="eastAsia"/>
                    </w:rPr>
                    <w:t>☒</w:t>
                  </w:r>
                </w:ins>
                <w:del w:id="144" w:author="Gasaway, Mike (gasawaml)" w:date="2026-07-03T10:17:00Z" w16du:dateUtc="2026-07-03T14:17:00Z">
                  <w:r w:rsidR="00860ECC" w:rsidRPr="00BD7372" w:rsidDel="003A3421">
                    <w:rPr>
                      <w:rFonts w:ascii="Segoe UI Symbol" w:eastAsia="MS Gothic" w:hAnsi="Segoe UI Symbol" w:cs="Segoe UI Symbol"/>
                    </w:rPr>
                    <w:delText>☐</w:delText>
                  </w:r>
                </w:del>
              </w:sdtContent>
            </w:sdt>
          </w:p>
        </w:tc>
        <w:tc>
          <w:tcPr>
            <w:tcW w:w="9535" w:type="dxa"/>
          </w:tcPr>
          <w:p w14:paraId="4E793DF5" w14:textId="17CB6F25" w:rsidR="00860ECC" w:rsidRPr="00BD7372" w:rsidRDefault="00860ECC" w:rsidP="00FE4BF4">
            <w:pPr>
              <w:rPr>
                <w:rFonts w:cstheme="minorHAnsi"/>
              </w:rPr>
            </w:pPr>
            <w:r w:rsidRPr="00BD7372">
              <w:rPr>
                <w:rFonts w:cstheme="minorHAnsi"/>
              </w:rPr>
              <w:t xml:space="preserve">Consent is sought under circumstances that provide the subject or LAR sufficient opportunity to discuss and consider </w:t>
            </w:r>
            <w:proofErr w:type="gramStart"/>
            <w:r w:rsidRPr="00BD7372">
              <w:rPr>
                <w:rFonts w:cstheme="minorHAnsi"/>
              </w:rPr>
              <w:t>whether or not</w:t>
            </w:r>
            <w:proofErr w:type="gramEnd"/>
            <w:r w:rsidRPr="00BD7372">
              <w:rPr>
                <w:rFonts w:cstheme="minorHAnsi"/>
              </w:rPr>
              <w:t xml:space="preserve"> to participate.</w:t>
            </w:r>
            <w:r w:rsidRPr="00BD7372">
              <w:t xml:space="preserve"> </w:t>
            </w:r>
            <w:r w:rsidRPr="00BD7372">
              <w:rPr>
                <w:rFonts w:cstheme="minorHAnsi"/>
              </w:rPr>
              <w:t>Consent is sought under circumstances that minimize the possibility of coercion or undue influence.</w:t>
            </w:r>
            <w:r w:rsidR="00A16656" w:rsidRPr="00500D28">
              <w:rPr>
                <w:rFonts w:cstheme="minorHAnsi"/>
                <w:color w:val="EE0000"/>
              </w:rPr>
              <w:t xml:space="preserve"> *</w:t>
            </w:r>
          </w:p>
        </w:tc>
      </w:tr>
      <w:tr w:rsidR="00860ECC" w14:paraId="15891FB3" w14:textId="77777777" w:rsidTr="00FE4BF4">
        <w:tc>
          <w:tcPr>
            <w:tcW w:w="625" w:type="dxa"/>
            <w:vMerge/>
          </w:tcPr>
          <w:p w14:paraId="706AB6EA" w14:textId="77777777" w:rsidR="00860ECC" w:rsidRDefault="00860ECC" w:rsidP="00FE4BF4"/>
        </w:tc>
        <w:tc>
          <w:tcPr>
            <w:tcW w:w="630" w:type="dxa"/>
          </w:tcPr>
          <w:p w14:paraId="48F81C54" w14:textId="4C350ACC" w:rsidR="00860ECC" w:rsidRPr="00BD7372" w:rsidRDefault="00000000" w:rsidP="008A1C98">
            <w:pPr>
              <w:jc w:val="center"/>
              <w:rPr>
                <w:rFonts w:ascii="Segoe UI Symbol" w:eastAsia="MS Gothic" w:hAnsi="Segoe UI Symbol" w:cs="Segoe UI Symbol"/>
              </w:rPr>
            </w:pPr>
            <w:sdt>
              <w:sdtPr>
                <w:rPr>
                  <w:rFonts w:cstheme="minorHAnsi"/>
                </w:rPr>
                <w:id w:val="1272596442"/>
                <w14:checkbox>
                  <w14:checked w14:val="1"/>
                  <w14:checkedState w14:val="2612" w14:font="MS Gothic"/>
                  <w14:uncheckedState w14:val="2610" w14:font="MS Gothic"/>
                </w14:checkbox>
              </w:sdtPr>
              <w:sdtContent>
                <w:ins w:id="145" w:author="Gasaway, Mike (gasawaml)" w:date="2026-07-03T10:17:00Z" w16du:dateUtc="2026-07-03T14:17:00Z">
                  <w:r w:rsidR="003A3421">
                    <w:rPr>
                      <w:rFonts w:ascii="MS Gothic" w:eastAsia="MS Gothic" w:hAnsi="MS Gothic" w:cs="Segoe UI Symbol" w:hint="eastAsia"/>
                    </w:rPr>
                    <w:t>☒</w:t>
                  </w:r>
                </w:ins>
                <w:del w:id="146" w:author="Gasaway, Mike (gasawaml)" w:date="2026-07-03T10:17:00Z" w16du:dateUtc="2026-07-03T14:17:00Z">
                  <w:r w:rsidR="00860ECC" w:rsidRPr="00BD7372" w:rsidDel="003A3421">
                    <w:rPr>
                      <w:rFonts w:ascii="Segoe UI Symbol" w:eastAsia="MS Gothic" w:hAnsi="Segoe UI Symbol" w:cs="Segoe UI Symbol"/>
                    </w:rPr>
                    <w:delText>☐</w:delText>
                  </w:r>
                </w:del>
              </w:sdtContent>
            </w:sdt>
          </w:p>
        </w:tc>
        <w:tc>
          <w:tcPr>
            <w:tcW w:w="9535" w:type="dxa"/>
          </w:tcPr>
          <w:p w14:paraId="71639CF4" w14:textId="50B15361" w:rsidR="00860ECC" w:rsidRPr="00BD7372" w:rsidRDefault="00860ECC" w:rsidP="00FE4BF4">
            <w:pPr>
              <w:rPr>
                <w:rFonts w:cstheme="minorHAnsi"/>
              </w:rPr>
            </w:pPr>
            <w:r w:rsidRPr="00BD7372">
              <w:rPr>
                <w:rFonts w:cstheme="minorHAnsi"/>
              </w:rPr>
              <w:t>The information is given to the subject or LAR in a language that is understandable to them</w:t>
            </w:r>
            <w:r w:rsidR="00C03791">
              <w:rPr>
                <w:rFonts w:cstheme="minorHAnsi"/>
              </w:rPr>
              <w:t xml:space="preserve"> (i.e. </w:t>
            </w:r>
            <w:r w:rsidR="00007450">
              <w:rPr>
                <w:rFonts w:cstheme="minorHAnsi"/>
              </w:rPr>
              <w:t>l</w:t>
            </w:r>
            <w:r w:rsidR="00BB288A">
              <w:rPr>
                <w:rFonts w:cstheme="minorHAnsi"/>
              </w:rPr>
              <w:t>iteracy</w:t>
            </w:r>
            <w:r w:rsidR="00F86469">
              <w:rPr>
                <w:rFonts w:cstheme="minorHAnsi"/>
              </w:rPr>
              <w:t xml:space="preserve"> levels, education levels, translation of</w:t>
            </w:r>
            <w:r w:rsidR="007927A1">
              <w:rPr>
                <w:rFonts w:cstheme="minorHAnsi"/>
              </w:rPr>
              <w:t xml:space="preserve"> stu</w:t>
            </w:r>
            <w:r w:rsidR="0043026C">
              <w:rPr>
                <w:rFonts w:cstheme="minorHAnsi"/>
              </w:rPr>
              <w:t>dy and consent documents</w:t>
            </w:r>
            <w:r w:rsidR="00E71145">
              <w:rPr>
                <w:rFonts w:cstheme="minorHAnsi"/>
              </w:rPr>
              <w:t xml:space="preserve">, </w:t>
            </w:r>
            <w:r w:rsidR="00DF3F23">
              <w:rPr>
                <w:rFonts w:cstheme="minorHAnsi"/>
              </w:rPr>
              <w:t xml:space="preserve">and </w:t>
            </w:r>
            <w:r w:rsidR="00E71145">
              <w:rPr>
                <w:rFonts w:cstheme="minorHAnsi"/>
              </w:rPr>
              <w:t>use of qualified translator</w:t>
            </w:r>
            <w:r w:rsidR="00DF3F23">
              <w:rPr>
                <w:rFonts w:cstheme="minorHAnsi"/>
              </w:rPr>
              <w:t>(s)</w:t>
            </w:r>
            <w:r w:rsidR="0043026C">
              <w:rPr>
                <w:rFonts w:cstheme="minorHAnsi"/>
              </w:rPr>
              <w:t>)</w:t>
            </w:r>
            <w:r w:rsidR="00A16656" w:rsidRPr="00500D28">
              <w:rPr>
                <w:rFonts w:cstheme="minorHAnsi"/>
                <w:color w:val="EE0000"/>
              </w:rPr>
              <w:t xml:space="preserve"> *</w:t>
            </w:r>
          </w:p>
        </w:tc>
      </w:tr>
      <w:tr w:rsidR="00860ECC" w14:paraId="23F9D091" w14:textId="77777777" w:rsidTr="00FE4BF4">
        <w:tc>
          <w:tcPr>
            <w:tcW w:w="625" w:type="dxa"/>
            <w:vMerge/>
          </w:tcPr>
          <w:p w14:paraId="21CFDEF9" w14:textId="77777777" w:rsidR="00860ECC" w:rsidRDefault="00860ECC" w:rsidP="00FE4BF4"/>
        </w:tc>
        <w:tc>
          <w:tcPr>
            <w:tcW w:w="630" w:type="dxa"/>
          </w:tcPr>
          <w:p w14:paraId="3EA9B4DF" w14:textId="2A37B3BD" w:rsidR="00860ECC" w:rsidRPr="00BD7372" w:rsidRDefault="00000000" w:rsidP="008A1C98">
            <w:pPr>
              <w:jc w:val="center"/>
              <w:rPr>
                <w:rFonts w:ascii="Segoe UI Symbol" w:eastAsia="MS Gothic" w:hAnsi="Segoe UI Symbol" w:cs="Segoe UI Symbol"/>
              </w:rPr>
            </w:pPr>
            <w:sdt>
              <w:sdtPr>
                <w:rPr>
                  <w:rFonts w:cstheme="minorHAnsi"/>
                </w:rPr>
                <w:id w:val="1062599034"/>
                <w14:checkbox>
                  <w14:checked w14:val="1"/>
                  <w14:checkedState w14:val="2612" w14:font="MS Gothic"/>
                  <w14:uncheckedState w14:val="2610" w14:font="MS Gothic"/>
                </w14:checkbox>
              </w:sdtPr>
              <w:sdtContent>
                <w:ins w:id="147" w:author="Gasaway, Mike (gasawaml)" w:date="2026-07-03T10:17:00Z" w16du:dateUtc="2026-07-03T14:17:00Z">
                  <w:r w:rsidR="003A3421">
                    <w:rPr>
                      <w:rFonts w:ascii="MS Gothic" w:eastAsia="MS Gothic" w:hAnsi="MS Gothic" w:cs="Segoe UI Symbol" w:hint="eastAsia"/>
                    </w:rPr>
                    <w:t>☒</w:t>
                  </w:r>
                </w:ins>
                <w:del w:id="148" w:author="Gasaway, Mike (gasawaml)" w:date="2026-07-03T10:17:00Z" w16du:dateUtc="2026-07-03T14:17:00Z">
                  <w:r w:rsidR="00860ECC" w:rsidRPr="00BD7372" w:rsidDel="003A3421">
                    <w:rPr>
                      <w:rFonts w:ascii="Segoe UI Symbol" w:eastAsia="MS Gothic" w:hAnsi="Segoe UI Symbol" w:cs="Segoe UI Symbol"/>
                    </w:rPr>
                    <w:delText>☐</w:delText>
                  </w:r>
                </w:del>
              </w:sdtContent>
            </w:sdt>
          </w:p>
        </w:tc>
        <w:tc>
          <w:tcPr>
            <w:tcW w:w="9535" w:type="dxa"/>
          </w:tcPr>
          <w:p w14:paraId="0F8CB49E" w14:textId="41C302DF" w:rsidR="00860ECC" w:rsidRPr="00BD7372" w:rsidRDefault="00860ECC" w:rsidP="00FE4BF4">
            <w:pPr>
              <w:rPr>
                <w:rFonts w:cstheme="minorHAnsi"/>
              </w:rPr>
            </w:pPr>
            <w:r w:rsidRPr="00BD7372">
              <w:rPr>
                <w:rFonts w:cstheme="minorHAnsi"/>
              </w:rPr>
              <w:t>For studies involving payment/compensation, a description of the amount of payment, form of payment, frequency as well as mechanism and timing of delivery.</w:t>
            </w:r>
          </w:p>
        </w:tc>
      </w:tr>
      <w:tr w:rsidR="00860ECC" w14:paraId="53936334" w14:textId="77777777" w:rsidTr="00FE4BF4">
        <w:tc>
          <w:tcPr>
            <w:tcW w:w="625" w:type="dxa"/>
            <w:vMerge/>
          </w:tcPr>
          <w:p w14:paraId="1D6FCA5C" w14:textId="77777777" w:rsidR="00860ECC" w:rsidRDefault="00860ECC" w:rsidP="00FE4BF4"/>
        </w:tc>
        <w:tc>
          <w:tcPr>
            <w:tcW w:w="630" w:type="dxa"/>
          </w:tcPr>
          <w:p w14:paraId="64B2F500" w14:textId="7BBA3A2F" w:rsidR="00860ECC" w:rsidRPr="00BD7372" w:rsidRDefault="00000000" w:rsidP="008A1C98">
            <w:pPr>
              <w:jc w:val="center"/>
              <w:rPr>
                <w:rFonts w:ascii="Segoe UI Symbol" w:eastAsia="MS Gothic" w:hAnsi="Segoe UI Symbol" w:cs="Segoe UI Symbol"/>
              </w:rPr>
            </w:pPr>
            <w:sdt>
              <w:sdtPr>
                <w:rPr>
                  <w:rFonts w:cstheme="minorHAnsi"/>
                </w:rPr>
                <w:id w:val="-756278137"/>
                <w14:checkbox>
                  <w14:checked w14:val="1"/>
                  <w14:checkedState w14:val="2612" w14:font="MS Gothic"/>
                  <w14:uncheckedState w14:val="2610" w14:font="MS Gothic"/>
                </w14:checkbox>
              </w:sdtPr>
              <w:sdtContent>
                <w:ins w:id="149" w:author="Gasaway, Mike (gasawaml)" w:date="2026-07-03T10:17:00Z" w16du:dateUtc="2026-07-03T14:17:00Z">
                  <w:r w:rsidR="003A3421">
                    <w:rPr>
                      <w:rFonts w:ascii="MS Gothic" w:eastAsia="MS Gothic" w:hAnsi="MS Gothic" w:cs="Segoe UI Symbol" w:hint="eastAsia"/>
                    </w:rPr>
                    <w:t>☒</w:t>
                  </w:r>
                </w:ins>
                <w:del w:id="150" w:author="Gasaway, Mike (gasawaml)" w:date="2026-07-03T10:17:00Z" w16du:dateUtc="2026-07-03T14:17:00Z">
                  <w:r w:rsidR="00860ECC" w:rsidRPr="00BD7372" w:rsidDel="003A3421">
                    <w:rPr>
                      <w:rFonts w:ascii="Segoe UI Symbol" w:eastAsia="MS Gothic" w:hAnsi="Segoe UI Symbol" w:cs="Segoe UI Symbol"/>
                    </w:rPr>
                    <w:delText>☐</w:delText>
                  </w:r>
                </w:del>
              </w:sdtContent>
            </w:sdt>
          </w:p>
        </w:tc>
        <w:tc>
          <w:tcPr>
            <w:tcW w:w="9535" w:type="dxa"/>
          </w:tcPr>
          <w:p w14:paraId="406DE913" w14:textId="5851B1E8" w:rsidR="00860ECC" w:rsidRPr="00BD7372" w:rsidRDefault="00860ECC" w:rsidP="00FE4BF4">
            <w:pPr>
              <w:rPr>
                <w:rFonts w:cstheme="minorHAnsi"/>
              </w:rPr>
            </w:pPr>
            <w:r w:rsidRPr="00BD7372">
              <w:rPr>
                <w:rFonts w:cstheme="minorHAnsi"/>
              </w:rPr>
              <w:t>Study participants will be told whether their data and/or bio specimens (with or without identifiers being removed) could be used for future research studies or distributed to other researchers without additional consent or notification.</w:t>
            </w:r>
          </w:p>
        </w:tc>
      </w:tr>
      <w:tr w:rsidR="00860ECC" w14:paraId="42D889F4" w14:textId="77777777" w:rsidTr="00FE4BF4">
        <w:tc>
          <w:tcPr>
            <w:tcW w:w="625" w:type="dxa"/>
            <w:vMerge/>
          </w:tcPr>
          <w:p w14:paraId="2C4089C5" w14:textId="77777777" w:rsidR="00860ECC" w:rsidRDefault="00860ECC" w:rsidP="00FE4BF4"/>
        </w:tc>
        <w:tc>
          <w:tcPr>
            <w:tcW w:w="630" w:type="dxa"/>
          </w:tcPr>
          <w:p w14:paraId="42F2236E" w14:textId="27D3E0D5" w:rsidR="00860ECC" w:rsidRPr="00BD7372" w:rsidRDefault="00000000" w:rsidP="008A1C98">
            <w:pPr>
              <w:jc w:val="center"/>
              <w:rPr>
                <w:rFonts w:ascii="Segoe UI Symbol" w:eastAsia="MS Gothic" w:hAnsi="Segoe UI Symbol" w:cs="Segoe UI Symbol"/>
              </w:rPr>
            </w:pPr>
            <w:sdt>
              <w:sdtPr>
                <w:rPr>
                  <w:rFonts w:cstheme="minorHAnsi"/>
                </w:rPr>
                <w:id w:val="-1516457288"/>
                <w14:checkbox>
                  <w14:checked w14:val="1"/>
                  <w14:checkedState w14:val="2612" w14:font="MS Gothic"/>
                  <w14:uncheckedState w14:val="2610" w14:font="MS Gothic"/>
                </w14:checkbox>
              </w:sdtPr>
              <w:sdtContent>
                <w:ins w:id="151" w:author="Gasaway, Mike (gasawaml)" w:date="2026-07-03T10:17:00Z" w16du:dateUtc="2026-07-03T14:17:00Z">
                  <w:r w:rsidR="003A3421">
                    <w:rPr>
                      <w:rFonts w:ascii="MS Gothic" w:eastAsia="MS Gothic" w:hAnsi="MS Gothic" w:cs="Segoe UI Symbol" w:hint="eastAsia"/>
                    </w:rPr>
                    <w:t>☒</w:t>
                  </w:r>
                </w:ins>
                <w:del w:id="152" w:author="Gasaway, Mike (gasawaml)" w:date="2026-07-03T10:17:00Z" w16du:dateUtc="2026-07-03T14:17:00Z">
                  <w:r w:rsidR="00860ECC" w:rsidRPr="00BD7372" w:rsidDel="003A3421">
                    <w:rPr>
                      <w:rFonts w:ascii="Segoe UI Symbol" w:eastAsia="MS Gothic" w:hAnsi="Segoe UI Symbol" w:cs="Segoe UI Symbol"/>
                    </w:rPr>
                    <w:delText>☐</w:delText>
                  </w:r>
                </w:del>
              </w:sdtContent>
            </w:sdt>
          </w:p>
        </w:tc>
        <w:tc>
          <w:tcPr>
            <w:tcW w:w="9535" w:type="dxa"/>
          </w:tcPr>
          <w:p w14:paraId="5E461D22" w14:textId="08311F00" w:rsidR="00860ECC" w:rsidRPr="00BD7372" w:rsidRDefault="00860ECC" w:rsidP="00FE4BF4">
            <w:pPr>
              <w:rPr>
                <w:rFonts w:cstheme="minorHAnsi"/>
              </w:rPr>
            </w:pPr>
            <w:r w:rsidRPr="00BD7372">
              <w:rPr>
                <w:rFonts w:cstheme="minorHAnsi"/>
              </w:rPr>
              <w:t>Study participants will receive or be told how they can access the results of the research.</w:t>
            </w:r>
          </w:p>
        </w:tc>
      </w:tr>
    </w:tbl>
    <w:p w14:paraId="4F818151" w14:textId="77777777" w:rsidR="00246849" w:rsidRDefault="00246849" w:rsidP="00FE4BF4"/>
    <w:p w14:paraId="682547E2" w14:textId="50CB137C" w:rsidR="00ED3C11" w:rsidRPr="007E367D" w:rsidRDefault="007E367D" w:rsidP="007E367D">
      <w:pPr>
        <w:pStyle w:val="Heading1"/>
        <w:rPr>
          <w:b/>
          <w:bCs/>
        </w:rPr>
      </w:pPr>
      <w:r>
        <w:rPr>
          <w:b/>
          <w:bCs/>
        </w:rPr>
        <w:t xml:space="preserve">7. </w:t>
      </w:r>
      <w:r w:rsidRPr="007E367D">
        <w:rPr>
          <w:b/>
          <w:bCs/>
        </w:rPr>
        <w:t>Comments</w:t>
      </w:r>
    </w:p>
    <w:tbl>
      <w:tblPr>
        <w:tblStyle w:val="TableGrid"/>
        <w:tblW w:w="0" w:type="auto"/>
        <w:tblLook w:val="04A0" w:firstRow="1" w:lastRow="0" w:firstColumn="1" w:lastColumn="0" w:noHBand="0" w:noVBand="1"/>
      </w:tblPr>
      <w:tblGrid>
        <w:gridCol w:w="10790"/>
      </w:tblGrid>
      <w:tr w:rsidR="007E367D" w14:paraId="73917C83" w14:textId="77777777" w:rsidTr="004973A9">
        <w:tc>
          <w:tcPr>
            <w:tcW w:w="10790" w:type="dxa"/>
            <w:shd w:val="clear" w:color="auto" w:fill="BFBFBF" w:themeFill="background1" w:themeFillShade="BF"/>
          </w:tcPr>
          <w:p w14:paraId="4B6818F0" w14:textId="3B778A83" w:rsidR="006A693D" w:rsidRPr="00C42450" w:rsidRDefault="009A63CE" w:rsidP="00C42450">
            <w:pPr>
              <w:pStyle w:val="StatementLevel1"/>
              <w:ind w:left="251" w:hanging="251"/>
              <w:rPr>
                <w:rFonts w:asciiTheme="majorHAnsi" w:eastAsiaTheme="majorEastAsia" w:hAnsiTheme="majorHAnsi" w:cstheme="majorBidi"/>
                <w:b/>
                <w:bCs/>
                <w:color w:val="2F5496" w:themeColor="accent1" w:themeShade="BF"/>
                <w:sz w:val="26"/>
                <w:szCs w:val="26"/>
              </w:rPr>
            </w:pPr>
            <w:r w:rsidRPr="009A63CE">
              <w:rPr>
                <w:rFonts w:asciiTheme="majorHAnsi" w:eastAsiaTheme="majorEastAsia" w:hAnsiTheme="majorHAnsi" w:cstheme="majorBidi"/>
                <w:b/>
                <w:bCs/>
                <w:color w:val="2F5496" w:themeColor="accent1" w:themeShade="BF"/>
                <w:sz w:val="26"/>
                <w:szCs w:val="26"/>
              </w:rPr>
              <w:t>Provide</w:t>
            </w:r>
            <w:r w:rsidR="007E367D" w:rsidRPr="009A63CE">
              <w:rPr>
                <w:rFonts w:asciiTheme="majorHAnsi" w:eastAsiaTheme="majorEastAsia" w:hAnsiTheme="majorHAnsi" w:cstheme="majorBidi"/>
                <w:b/>
                <w:bCs/>
                <w:color w:val="2F5496" w:themeColor="accent1" w:themeShade="BF"/>
                <w:sz w:val="26"/>
                <w:szCs w:val="26"/>
              </w:rPr>
              <w:t xml:space="preserve"> any additional comments </w:t>
            </w:r>
            <w:r w:rsidRPr="009A63CE">
              <w:rPr>
                <w:rFonts w:asciiTheme="majorHAnsi" w:eastAsiaTheme="majorEastAsia" w:hAnsiTheme="majorHAnsi" w:cstheme="majorBidi"/>
                <w:b/>
                <w:bCs/>
                <w:color w:val="2F5496" w:themeColor="accent1" w:themeShade="BF"/>
                <w:sz w:val="26"/>
                <w:szCs w:val="26"/>
              </w:rPr>
              <w:t>regarding the</w:t>
            </w:r>
            <w:r w:rsidR="007E367D" w:rsidRPr="009A63CE">
              <w:rPr>
                <w:rFonts w:asciiTheme="majorHAnsi" w:eastAsiaTheme="majorEastAsia" w:hAnsiTheme="majorHAnsi" w:cstheme="majorBidi"/>
                <w:b/>
                <w:bCs/>
                <w:color w:val="2F5496" w:themeColor="accent1" w:themeShade="BF"/>
                <w:sz w:val="26"/>
                <w:szCs w:val="26"/>
              </w:rPr>
              <w:t xml:space="preserve"> research for Exempt </w:t>
            </w:r>
            <w:r w:rsidRPr="009A63CE">
              <w:rPr>
                <w:rFonts w:asciiTheme="majorHAnsi" w:eastAsiaTheme="majorEastAsia" w:hAnsiTheme="majorHAnsi" w:cstheme="majorBidi"/>
                <w:b/>
                <w:bCs/>
                <w:color w:val="2F5496" w:themeColor="accent1" w:themeShade="BF"/>
                <w:sz w:val="26"/>
                <w:szCs w:val="26"/>
              </w:rPr>
              <w:t>d</w:t>
            </w:r>
            <w:r w:rsidR="007E367D" w:rsidRPr="009A63CE">
              <w:rPr>
                <w:rFonts w:asciiTheme="majorHAnsi" w:eastAsiaTheme="majorEastAsia" w:hAnsiTheme="majorHAnsi" w:cstheme="majorBidi"/>
                <w:b/>
                <w:bCs/>
                <w:color w:val="2F5496" w:themeColor="accent1" w:themeShade="BF"/>
                <w:sz w:val="26"/>
                <w:szCs w:val="26"/>
              </w:rPr>
              <w:t xml:space="preserve">etermination </w:t>
            </w:r>
            <w:r w:rsidRPr="009A63CE">
              <w:rPr>
                <w:rFonts w:asciiTheme="majorHAnsi" w:eastAsiaTheme="majorEastAsia" w:hAnsiTheme="majorHAnsi" w:cstheme="majorBidi"/>
                <w:b/>
                <w:bCs/>
                <w:color w:val="2F5496" w:themeColor="accent1" w:themeShade="BF"/>
                <w:sz w:val="26"/>
                <w:szCs w:val="26"/>
              </w:rPr>
              <w:t>c</w:t>
            </w:r>
            <w:r w:rsidR="007E367D" w:rsidRPr="009A63CE">
              <w:rPr>
                <w:rFonts w:asciiTheme="majorHAnsi" w:eastAsiaTheme="majorEastAsia" w:hAnsiTheme="majorHAnsi" w:cstheme="majorBidi"/>
                <w:b/>
                <w:bCs/>
                <w:color w:val="2F5496" w:themeColor="accent1" w:themeShade="BF"/>
                <w:sz w:val="26"/>
                <w:szCs w:val="26"/>
              </w:rPr>
              <w:t>onsideration:</w:t>
            </w:r>
          </w:p>
        </w:tc>
      </w:tr>
      <w:tr w:rsidR="007E367D" w14:paraId="748D3AB4" w14:textId="77777777" w:rsidTr="007E367D">
        <w:tc>
          <w:tcPr>
            <w:tcW w:w="10790" w:type="dxa"/>
          </w:tcPr>
          <w:p w14:paraId="73834C8A" w14:textId="77777777" w:rsidR="007E367D" w:rsidRDefault="007E367D" w:rsidP="00FE4BF4"/>
          <w:p w14:paraId="4C3CCCE7" w14:textId="2775D060" w:rsidR="004973A9" w:rsidRDefault="007C0F4E" w:rsidP="00FE4BF4">
            <w:pPr>
              <w:rPr>
                <w:i/>
                <w:iCs/>
                <w:shd w:val="clear" w:color="auto" w:fill="E7E6E6" w:themeFill="background2"/>
              </w:rPr>
            </w:pPr>
            <w:r>
              <w:rPr>
                <w:i/>
                <w:iCs/>
                <w:shd w:val="clear" w:color="auto" w:fill="E7E6E6" w:themeFill="background2"/>
              </w:rPr>
              <w:t>Add comment</w:t>
            </w:r>
            <w:r w:rsidR="00704D92">
              <w:rPr>
                <w:i/>
                <w:iCs/>
                <w:shd w:val="clear" w:color="auto" w:fill="E7E6E6" w:themeFill="background2"/>
              </w:rPr>
              <w:t>s</w:t>
            </w:r>
            <w:r w:rsidR="00C42450">
              <w:rPr>
                <w:i/>
                <w:iCs/>
                <w:shd w:val="clear" w:color="auto" w:fill="E7E6E6" w:themeFill="background2"/>
              </w:rPr>
              <w:t xml:space="preserve"> or N/A</w:t>
            </w:r>
            <w:r w:rsidR="00704D92">
              <w:rPr>
                <w:i/>
                <w:iCs/>
                <w:shd w:val="clear" w:color="auto" w:fill="E7E6E6" w:themeFill="background2"/>
              </w:rPr>
              <w:t xml:space="preserve"> </w:t>
            </w:r>
          </w:p>
          <w:p w14:paraId="79093F7E" w14:textId="77777777" w:rsidR="00113371" w:rsidRDefault="00113371" w:rsidP="00FE4BF4">
            <w:pPr>
              <w:rPr>
                <w:i/>
                <w:iCs/>
                <w:shd w:val="clear" w:color="auto" w:fill="E7E6E6" w:themeFill="background2"/>
              </w:rPr>
            </w:pPr>
          </w:p>
          <w:p w14:paraId="0D4BC412" w14:textId="77777777" w:rsidR="00113371" w:rsidRDefault="00113371" w:rsidP="00FE4BF4">
            <w:pPr>
              <w:rPr>
                <w:i/>
                <w:iCs/>
                <w:shd w:val="clear" w:color="auto" w:fill="E7E6E6" w:themeFill="background2"/>
              </w:rPr>
            </w:pPr>
          </w:p>
          <w:p w14:paraId="574A827C" w14:textId="77777777" w:rsidR="00113371" w:rsidRDefault="00113371" w:rsidP="00FE4BF4">
            <w:pPr>
              <w:rPr>
                <w:i/>
                <w:iCs/>
                <w:shd w:val="clear" w:color="auto" w:fill="E7E6E6" w:themeFill="background2"/>
              </w:rPr>
            </w:pPr>
          </w:p>
          <w:p w14:paraId="2898E773" w14:textId="77777777" w:rsidR="00113371" w:rsidRDefault="00113371" w:rsidP="00FE4BF4">
            <w:pPr>
              <w:rPr>
                <w:i/>
                <w:iCs/>
                <w:shd w:val="clear" w:color="auto" w:fill="E7E6E6" w:themeFill="background2"/>
              </w:rPr>
            </w:pPr>
          </w:p>
          <w:p w14:paraId="06305170" w14:textId="77777777" w:rsidR="00113371" w:rsidRDefault="00113371" w:rsidP="00FE4BF4">
            <w:pPr>
              <w:rPr>
                <w:i/>
                <w:iCs/>
                <w:shd w:val="clear" w:color="auto" w:fill="E7E6E6" w:themeFill="background2"/>
              </w:rPr>
            </w:pPr>
          </w:p>
          <w:p w14:paraId="4D5231E5" w14:textId="77777777" w:rsidR="00113371" w:rsidRDefault="00113371" w:rsidP="00FE4BF4"/>
          <w:p w14:paraId="0850E0F4" w14:textId="77777777" w:rsidR="004973A9" w:rsidRDefault="004973A9" w:rsidP="00FE4BF4"/>
          <w:p w14:paraId="2F6298D0" w14:textId="77777777" w:rsidR="007C0F4E" w:rsidRDefault="007C0F4E" w:rsidP="00FE4BF4"/>
        </w:tc>
      </w:tr>
    </w:tbl>
    <w:p w14:paraId="7082C074" w14:textId="77777777" w:rsidR="007E367D" w:rsidRDefault="007E367D" w:rsidP="00FE4BF4"/>
    <w:p w14:paraId="02DD8761" w14:textId="6762BA47" w:rsidR="007066CE" w:rsidRDefault="007066CE" w:rsidP="00FE4BF4">
      <w:r>
        <w:br w:type="page"/>
      </w:r>
    </w:p>
    <w:p w14:paraId="103FD2C4" w14:textId="4C023881" w:rsidR="00860ECC" w:rsidRDefault="007E367D" w:rsidP="001A276C">
      <w:pPr>
        <w:pStyle w:val="Heading1"/>
        <w:rPr>
          <w:b/>
          <w:bCs/>
        </w:rPr>
      </w:pPr>
      <w:r>
        <w:rPr>
          <w:b/>
          <w:bCs/>
        </w:rPr>
        <w:lastRenderedPageBreak/>
        <w:t>8</w:t>
      </w:r>
      <w:r w:rsidR="001A276C" w:rsidRPr="001A276C">
        <w:rPr>
          <w:b/>
          <w:bCs/>
        </w:rPr>
        <w:t xml:space="preserve">. </w:t>
      </w:r>
      <w:r w:rsidR="00860ECC" w:rsidRPr="001A276C">
        <w:rPr>
          <w:b/>
          <w:bCs/>
        </w:rPr>
        <w:t>P</w:t>
      </w:r>
      <w:r w:rsidR="001A276C">
        <w:rPr>
          <w:b/>
          <w:bCs/>
        </w:rPr>
        <w:t xml:space="preserve">rincipal </w:t>
      </w:r>
      <w:r w:rsidR="00860ECC" w:rsidRPr="001A276C">
        <w:rPr>
          <w:b/>
          <w:bCs/>
        </w:rPr>
        <w:t>I</w:t>
      </w:r>
      <w:r w:rsidR="001A276C">
        <w:rPr>
          <w:b/>
          <w:bCs/>
        </w:rPr>
        <w:t>nvestigator</w:t>
      </w:r>
      <w:r w:rsidR="00860ECC" w:rsidRPr="001A276C">
        <w:rPr>
          <w:b/>
          <w:bCs/>
        </w:rPr>
        <w:t xml:space="preserve"> Certification</w:t>
      </w:r>
      <w:r w:rsidR="007866B7">
        <w:rPr>
          <w:b/>
          <w:bCs/>
        </w:rPr>
        <w:t xml:space="preserve"> </w:t>
      </w:r>
      <w:r w:rsidR="00711F81" w:rsidRPr="00711F81">
        <w:rPr>
          <w:b/>
          <w:bCs/>
          <w:sz w:val="22"/>
          <w:szCs w:val="22"/>
        </w:rPr>
        <w:t>(Acceptable signatures include electronic signatures that include a time/date stamp such as Adobe or Docusign, signatures with stylus, finger, or mouse or a wet signature)</w:t>
      </w:r>
      <w:r w:rsidR="007866B7">
        <w:rPr>
          <w:b/>
          <w:bCs/>
        </w:rPr>
        <w:t xml:space="preserve"> </w:t>
      </w:r>
    </w:p>
    <w:tbl>
      <w:tblPr>
        <w:tblStyle w:val="TableGrid"/>
        <w:tblW w:w="0" w:type="auto"/>
        <w:tblLook w:val="04A0" w:firstRow="1" w:lastRow="0" w:firstColumn="1" w:lastColumn="0" w:noHBand="0" w:noVBand="1"/>
      </w:tblPr>
      <w:tblGrid>
        <w:gridCol w:w="1075"/>
        <w:gridCol w:w="4320"/>
        <w:gridCol w:w="5395"/>
      </w:tblGrid>
      <w:tr w:rsidR="001A276C" w14:paraId="1AA9F5AB" w14:textId="77777777">
        <w:tc>
          <w:tcPr>
            <w:tcW w:w="10790" w:type="dxa"/>
            <w:gridSpan w:val="3"/>
          </w:tcPr>
          <w:p w14:paraId="7AC2B516" w14:textId="3210E00A" w:rsidR="001A276C" w:rsidRDefault="00C6532A" w:rsidP="00C6532A">
            <w:pPr>
              <w:pStyle w:val="StatementLevel1"/>
              <w:ind w:left="251" w:hanging="251"/>
            </w:pPr>
            <w:r w:rsidRPr="00C6532A">
              <w:rPr>
                <w:rFonts w:asciiTheme="majorHAnsi" w:eastAsiaTheme="majorEastAsia" w:hAnsiTheme="majorHAnsi" w:cstheme="majorBidi"/>
                <w:b/>
                <w:bCs/>
                <w:color w:val="2F5496" w:themeColor="accent1" w:themeShade="BF"/>
                <w:sz w:val="26"/>
                <w:szCs w:val="26"/>
              </w:rPr>
              <w:t>As the Principal Investigator for this project, I certify the following:</w:t>
            </w:r>
          </w:p>
        </w:tc>
      </w:tr>
      <w:tr w:rsidR="001A276C" w14:paraId="50B097CC" w14:textId="77777777" w:rsidTr="00B1510E">
        <w:tc>
          <w:tcPr>
            <w:tcW w:w="1075" w:type="dxa"/>
          </w:tcPr>
          <w:p w14:paraId="05427186" w14:textId="77777777" w:rsidR="001A276C" w:rsidRDefault="001A276C" w:rsidP="00B1510E">
            <w:pPr>
              <w:pStyle w:val="ListParagraph"/>
              <w:numPr>
                <w:ilvl w:val="0"/>
                <w:numId w:val="8"/>
              </w:numPr>
            </w:pPr>
          </w:p>
        </w:tc>
        <w:tc>
          <w:tcPr>
            <w:tcW w:w="9715" w:type="dxa"/>
            <w:gridSpan w:val="2"/>
          </w:tcPr>
          <w:p w14:paraId="6109D155" w14:textId="489B298C" w:rsidR="001A276C" w:rsidRDefault="00035B1E" w:rsidP="001A276C">
            <w:r w:rsidRPr="00112628">
              <w:rPr>
                <w:rFonts w:cstheme="minorHAnsi"/>
                <w:color w:val="000000"/>
              </w:rPr>
              <w:t>The information provided on this Request for Exemption and all associated attachments are complete and accurate to the best of my knowledge.</w:t>
            </w:r>
          </w:p>
        </w:tc>
      </w:tr>
      <w:tr w:rsidR="001A276C" w14:paraId="75138488" w14:textId="77777777" w:rsidTr="00B1510E">
        <w:tc>
          <w:tcPr>
            <w:tcW w:w="1075" w:type="dxa"/>
          </w:tcPr>
          <w:p w14:paraId="2D150855" w14:textId="77777777" w:rsidR="001A276C" w:rsidRDefault="001A276C" w:rsidP="00B1510E">
            <w:pPr>
              <w:pStyle w:val="ListParagraph"/>
            </w:pPr>
          </w:p>
          <w:p w14:paraId="21BC58DC" w14:textId="77777777" w:rsidR="00901A56" w:rsidRPr="00901A56" w:rsidRDefault="00901A56" w:rsidP="00901A56">
            <w:pPr>
              <w:pStyle w:val="ListParagraph"/>
              <w:numPr>
                <w:ilvl w:val="0"/>
                <w:numId w:val="9"/>
              </w:numPr>
            </w:pPr>
          </w:p>
        </w:tc>
        <w:tc>
          <w:tcPr>
            <w:tcW w:w="9715" w:type="dxa"/>
            <w:gridSpan w:val="2"/>
          </w:tcPr>
          <w:p w14:paraId="51A9AB0A" w14:textId="4C47070E" w:rsidR="001A276C" w:rsidRDefault="0085694F" w:rsidP="001A276C">
            <w:r w:rsidRPr="00112628">
              <w:rPr>
                <w:rFonts w:cstheme="minorHAnsi"/>
                <w:color w:val="000000"/>
              </w:rPr>
              <w:t>If it is determined that the submitted project is exempt, I as the Principal Investigator maintain responsibility for the ethical conduct of the research and for safeguarding the rights and welfare of all human participants involved in accordance with the Belmont Principles</w:t>
            </w:r>
            <w:r>
              <w:rPr>
                <w:rFonts w:cstheme="minorHAnsi"/>
                <w:color w:val="000000"/>
              </w:rPr>
              <w:t xml:space="preserve"> respect for </w:t>
            </w:r>
            <w:r w:rsidRPr="00C04715">
              <w:rPr>
                <w:rFonts w:cstheme="minorHAnsi"/>
                <w:b/>
                <w:bCs/>
                <w:color w:val="000000"/>
              </w:rPr>
              <w:t>persons</w:t>
            </w:r>
            <w:r>
              <w:rPr>
                <w:rFonts w:cstheme="minorHAnsi"/>
                <w:color w:val="000000"/>
              </w:rPr>
              <w:t xml:space="preserve">, </w:t>
            </w:r>
            <w:r w:rsidRPr="00C04715">
              <w:rPr>
                <w:rFonts w:cstheme="minorHAnsi"/>
                <w:b/>
                <w:bCs/>
                <w:color w:val="000000"/>
              </w:rPr>
              <w:t>beneficence</w:t>
            </w:r>
            <w:r>
              <w:rPr>
                <w:rFonts w:cstheme="minorHAnsi"/>
                <w:color w:val="000000"/>
              </w:rPr>
              <w:t xml:space="preserve">, and </w:t>
            </w:r>
            <w:r w:rsidRPr="00C04715">
              <w:rPr>
                <w:rFonts w:cstheme="minorHAnsi"/>
                <w:b/>
                <w:bCs/>
                <w:color w:val="000000"/>
              </w:rPr>
              <w:t>justice</w:t>
            </w:r>
            <w:r w:rsidRPr="00112628">
              <w:rPr>
                <w:rFonts w:cstheme="minorHAnsi"/>
                <w:color w:val="000000"/>
              </w:rPr>
              <w:t>.</w:t>
            </w:r>
          </w:p>
        </w:tc>
      </w:tr>
      <w:tr w:rsidR="001A276C" w14:paraId="60696E7A" w14:textId="77777777" w:rsidTr="00B1510E">
        <w:tc>
          <w:tcPr>
            <w:tcW w:w="1075" w:type="dxa"/>
          </w:tcPr>
          <w:p w14:paraId="08D056D0" w14:textId="77777777" w:rsidR="001A276C" w:rsidRDefault="001A276C" w:rsidP="00901A56">
            <w:pPr>
              <w:pStyle w:val="ListParagraph"/>
              <w:numPr>
                <w:ilvl w:val="0"/>
                <w:numId w:val="9"/>
              </w:numPr>
            </w:pPr>
          </w:p>
        </w:tc>
        <w:tc>
          <w:tcPr>
            <w:tcW w:w="9715" w:type="dxa"/>
            <w:gridSpan w:val="2"/>
          </w:tcPr>
          <w:p w14:paraId="3B9F115A" w14:textId="1CC4AAF8" w:rsidR="001A276C" w:rsidRDefault="00E01787" w:rsidP="001A276C">
            <w:r w:rsidRPr="00112628">
              <w:rPr>
                <w:rFonts w:cstheme="minorHAnsi"/>
                <w:color w:val="000000"/>
              </w:rPr>
              <w:t>I will submit all modifications that may affect the exempt status or exempt category of this study for further review.</w:t>
            </w:r>
          </w:p>
        </w:tc>
      </w:tr>
      <w:tr w:rsidR="00E01787" w14:paraId="62825F6A" w14:textId="77777777" w:rsidTr="00B1510E">
        <w:tc>
          <w:tcPr>
            <w:tcW w:w="1075" w:type="dxa"/>
          </w:tcPr>
          <w:p w14:paraId="482666DC" w14:textId="77777777" w:rsidR="00E01787" w:rsidRDefault="00E01787" w:rsidP="00901A56">
            <w:pPr>
              <w:pStyle w:val="ListParagraph"/>
              <w:numPr>
                <w:ilvl w:val="0"/>
                <w:numId w:val="9"/>
              </w:numPr>
            </w:pPr>
          </w:p>
        </w:tc>
        <w:tc>
          <w:tcPr>
            <w:tcW w:w="9715" w:type="dxa"/>
            <w:gridSpan w:val="2"/>
          </w:tcPr>
          <w:p w14:paraId="0444E7EF" w14:textId="23FC3049" w:rsidR="00E01787" w:rsidRPr="00112628" w:rsidRDefault="000B390D" w:rsidP="001A276C">
            <w:pPr>
              <w:rPr>
                <w:rFonts w:cstheme="minorHAnsi"/>
                <w:color w:val="000000"/>
              </w:rPr>
            </w:pPr>
            <w:r w:rsidRPr="00112628">
              <w:rPr>
                <w:rFonts w:cstheme="minorHAnsi"/>
                <w:color w:val="000000"/>
              </w:rPr>
              <w:t xml:space="preserve">I will ensure required CITI training on Human Research Subjects Protections is completed and stays current </w:t>
            </w:r>
            <w:r>
              <w:rPr>
                <w:rFonts w:cstheme="minorHAnsi"/>
                <w:color w:val="000000"/>
              </w:rPr>
              <w:t>for</w:t>
            </w:r>
            <w:r w:rsidRPr="00112628">
              <w:rPr>
                <w:rFonts w:cstheme="minorHAnsi"/>
                <w:color w:val="000000"/>
              </w:rPr>
              <w:t xml:space="preserve"> all project team members involved in the conduct of this research project.</w:t>
            </w:r>
          </w:p>
        </w:tc>
      </w:tr>
      <w:tr w:rsidR="002D39C8" w14:paraId="462FDDC1" w14:textId="77777777" w:rsidTr="00B1510E">
        <w:tc>
          <w:tcPr>
            <w:tcW w:w="1075" w:type="dxa"/>
          </w:tcPr>
          <w:p w14:paraId="49761198" w14:textId="77777777" w:rsidR="002D39C8" w:rsidRDefault="002D39C8" w:rsidP="00901A56">
            <w:pPr>
              <w:pStyle w:val="ListParagraph"/>
              <w:numPr>
                <w:ilvl w:val="0"/>
                <w:numId w:val="9"/>
              </w:numPr>
            </w:pPr>
          </w:p>
        </w:tc>
        <w:tc>
          <w:tcPr>
            <w:tcW w:w="9715" w:type="dxa"/>
            <w:gridSpan w:val="2"/>
          </w:tcPr>
          <w:p w14:paraId="518DC0F2" w14:textId="7E6EA5D3" w:rsidR="002D39C8" w:rsidRPr="00112628" w:rsidRDefault="005677E1" w:rsidP="00630F49">
            <w:pPr>
              <w:rPr>
                <w:rFonts w:cstheme="minorHAnsi"/>
                <w:color w:val="000000"/>
              </w:rPr>
            </w:pPr>
            <w:r>
              <w:rPr>
                <w:rFonts w:cstheme="minorHAnsi"/>
                <w:color w:val="000000"/>
              </w:rPr>
              <w:t xml:space="preserve">I will </w:t>
            </w:r>
            <w:r w:rsidR="00037B20">
              <w:rPr>
                <w:rFonts w:cstheme="minorHAnsi"/>
                <w:color w:val="000000"/>
              </w:rPr>
              <w:t>ensure</w:t>
            </w:r>
            <w:r w:rsidR="0084714F">
              <w:rPr>
                <w:rFonts w:cstheme="minorHAnsi"/>
                <w:color w:val="000000"/>
              </w:rPr>
              <w:t xml:space="preserve"> </w:t>
            </w:r>
            <w:r w:rsidR="00C012FF">
              <w:rPr>
                <w:rFonts w:cstheme="minorHAnsi"/>
                <w:color w:val="000000"/>
              </w:rPr>
              <w:t>project team members</w:t>
            </w:r>
            <w:r w:rsidR="00713DA0">
              <w:rPr>
                <w:rFonts w:cstheme="minorHAnsi"/>
                <w:color w:val="000000"/>
              </w:rPr>
              <w:t xml:space="preserve"> compl</w:t>
            </w:r>
            <w:r w:rsidR="00C012FF">
              <w:rPr>
                <w:rFonts w:cstheme="minorHAnsi"/>
                <w:color w:val="000000"/>
              </w:rPr>
              <w:t>y</w:t>
            </w:r>
            <w:r w:rsidR="00713DA0">
              <w:rPr>
                <w:rFonts w:cstheme="minorHAnsi"/>
                <w:color w:val="000000"/>
              </w:rPr>
              <w:t xml:space="preserve"> with </w:t>
            </w:r>
            <w:hyperlink r:id="rId14" w:history="1">
              <w:r w:rsidR="00713DA0" w:rsidRPr="009E5F37">
                <w:rPr>
                  <w:rStyle w:val="Hyperlink"/>
                  <w:rFonts w:cstheme="minorHAnsi"/>
                </w:rPr>
                <w:t>SOP: Financial Conflicts of Interest</w:t>
              </w:r>
              <w:r w:rsidR="008A0906" w:rsidRPr="009E5F37">
                <w:rPr>
                  <w:rStyle w:val="Hyperlink"/>
                  <w:rFonts w:cstheme="minorHAnsi"/>
                </w:rPr>
                <w:t xml:space="preserve"> (HRP-055)</w:t>
              </w:r>
            </w:hyperlink>
          </w:p>
        </w:tc>
      </w:tr>
      <w:tr w:rsidR="00630F49" w14:paraId="3F5A79CC" w14:textId="77777777" w:rsidTr="00B1510E">
        <w:tc>
          <w:tcPr>
            <w:tcW w:w="1075" w:type="dxa"/>
          </w:tcPr>
          <w:p w14:paraId="41A0934A" w14:textId="77777777" w:rsidR="00630F49" w:rsidRDefault="00630F49" w:rsidP="00901A56">
            <w:pPr>
              <w:pStyle w:val="ListParagraph"/>
              <w:numPr>
                <w:ilvl w:val="0"/>
                <w:numId w:val="9"/>
              </w:numPr>
            </w:pPr>
          </w:p>
        </w:tc>
        <w:tc>
          <w:tcPr>
            <w:tcW w:w="9715" w:type="dxa"/>
            <w:gridSpan w:val="2"/>
          </w:tcPr>
          <w:p w14:paraId="483F4C2F" w14:textId="6DECBBA0" w:rsidR="00630F49" w:rsidRPr="00112628" w:rsidRDefault="00630F49" w:rsidP="00630F49">
            <w:pPr>
              <w:rPr>
                <w:rFonts w:cstheme="minorHAnsi"/>
                <w:color w:val="000000"/>
              </w:rPr>
            </w:pPr>
            <w:r w:rsidRPr="00112628">
              <w:rPr>
                <w:rFonts w:cstheme="minorHAnsi"/>
                <w:color w:val="000000"/>
              </w:rPr>
              <w:t>The research will be conducted in such a manner as to comply with all UC policies and procedures, as well as all applicable federal, state, and local laws regarding the protection of human participants, includ</w:t>
            </w:r>
            <w:r>
              <w:rPr>
                <w:rFonts w:cstheme="minorHAnsi"/>
                <w:color w:val="000000"/>
              </w:rPr>
              <w:t>ing</w:t>
            </w:r>
            <w:r w:rsidRPr="00112628">
              <w:rPr>
                <w:rFonts w:cstheme="minorHAnsi"/>
                <w:color w:val="000000"/>
              </w:rPr>
              <w:t xml:space="preserve"> data security requirements.</w:t>
            </w:r>
          </w:p>
        </w:tc>
      </w:tr>
      <w:tr w:rsidR="00630F49" w14:paraId="14F28ADA" w14:textId="77777777" w:rsidTr="00B1510E">
        <w:tc>
          <w:tcPr>
            <w:tcW w:w="1075" w:type="dxa"/>
          </w:tcPr>
          <w:p w14:paraId="1CDE1DDD" w14:textId="77777777" w:rsidR="00630F49" w:rsidRDefault="00630F49" w:rsidP="00901A56">
            <w:pPr>
              <w:pStyle w:val="ListParagraph"/>
              <w:numPr>
                <w:ilvl w:val="0"/>
                <w:numId w:val="9"/>
              </w:numPr>
            </w:pPr>
          </w:p>
        </w:tc>
        <w:tc>
          <w:tcPr>
            <w:tcW w:w="9715" w:type="dxa"/>
            <w:gridSpan w:val="2"/>
          </w:tcPr>
          <w:p w14:paraId="102C7789" w14:textId="729B4544" w:rsidR="00630F49" w:rsidRPr="00112628" w:rsidRDefault="000F7E06" w:rsidP="00630F49">
            <w:pPr>
              <w:rPr>
                <w:rFonts w:cstheme="minorHAnsi"/>
                <w:color w:val="000000"/>
              </w:rPr>
            </w:pPr>
            <w:r w:rsidRPr="00112628">
              <w:rPr>
                <w:rFonts w:cstheme="minorHAnsi"/>
                <w:color w:val="000000"/>
              </w:rPr>
              <w:t>I will notify the HRPP/IRB upon completion of the project and will respond to any requests as to the status of the study as requested.</w:t>
            </w:r>
          </w:p>
        </w:tc>
      </w:tr>
      <w:tr w:rsidR="00F27E2F" w14:paraId="0EC268B4" w14:textId="77777777" w:rsidTr="00B1510E">
        <w:tc>
          <w:tcPr>
            <w:tcW w:w="1075" w:type="dxa"/>
          </w:tcPr>
          <w:p w14:paraId="4D721C4F" w14:textId="77777777" w:rsidR="00F27E2F" w:rsidRDefault="00F27E2F" w:rsidP="00901A56">
            <w:pPr>
              <w:pStyle w:val="ListParagraph"/>
              <w:numPr>
                <w:ilvl w:val="0"/>
                <w:numId w:val="9"/>
              </w:numPr>
            </w:pPr>
          </w:p>
        </w:tc>
        <w:tc>
          <w:tcPr>
            <w:tcW w:w="9715" w:type="dxa"/>
            <w:gridSpan w:val="2"/>
          </w:tcPr>
          <w:p w14:paraId="2DB4DE57" w14:textId="69B77522" w:rsidR="00F27E2F" w:rsidRPr="00112628" w:rsidRDefault="00092A1D" w:rsidP="00630F49">
            <w:pPr>
              <w:rPr>
                <w:rFonts w:cstheme="minorHAnsi"/>
                <w:color w:val="000000"/>
              </w:rPr>
            </w:pPr>
            <w:r>
              <w:rPr>
                <w:rFonts w:cstheme="minorHAnsi"/>
                <w:color w:val="000000"/>
              </w:rPr>
              <w:t xml:space="preserve">I will adhere to UC IRB </w:t>
            </w:r>
            <w:r w:rsidR="00705B90">
              <w:rPr>
                <w:rFonts w:cstheme="minorHAnsi"/>
                <w:color w:val="000000"/>
              </w:rPr>
              <w:t xml:space="preserve">standard operating procedures </w:t>
            </w:r>
            <w:r w:rsidR="001E0179">
              <w:rPr>
                <w:rFonts w:cstheme="minorHAnsi"/>
                <w:color w:val="000000"/>
              </w:rPr>
              <w:t xml:space="preserve">for </w:t>
            </w:r>
            <w:r>
              <w:rPr>
                <w:rFonts w:cstheme="minorHAnsi"/>
                <w:color w:val="000000"/>
              </w:rPr>
              <w:t>serious adverse events and un</w:t>
            </w:r>
            <w:r w:rsidR="001E0179">
              <w:rPr>
                <w:rFonts w:cstheme="minorHAnsi"/>
                <w:color w:val="000000"/>
              </w:rPr>
              <w:t>anticipated problems</w:t>
            </w:r>
            <w:r w:rsidR="00AE5040">
              <w:rPr>
                <w:rFonts w:cstheme="minorHAnsi"/>
                <w:color w:val="000000"/>
              </w:rPr>
              <w:t xml:space="preserve"> in accordance with </w:t>
            </w:r>
            <w:r w:rsidR="00BD6107">
              <w:rPr>
                <w:rFonts w:cstheme="minorHAnsi"/>
                <w:color w:val="000000"/>
              </w:rPr>
              <w:t>reporting timelines.</w:t>
            </w:r>
          </w:p>
        </w:tc>
      </w:tr>
      <w:tr w:rsidR="00A909E3" w14:paraId="410E0E99" w14:textId="77777777">
        <w:tc>
          <w:tcPr>
            <w:tcW w:w="5395" w:type="dxa"/>
            <w:gridSpan w:val="2"/>
          </w:tcPr>
          <w:p w14:paraId="68C5B3AE" w14:textId="77777777" w:rsidR="00A909E3" w:rsidRDefault="00A909E3" w:rsidP="00C86EB2">
            <w:pPr>
              <w:rPr>
                <w:rFonts w:cstheme="minorHAnsi"/>
                <w:color w:val="000000"/>
              </w:rPr>
            </w:pPr>
          </w:p>
          <w:p w14:paraId="1BCADCD1" w14:textId="77777777" w:rsidR="00A909E3" w:rsidRDefault="00A909E3" w:rsidP="00C86EB2">
            <w:pPr>
              <w:rPr>
                <w:rFonts w:cstheme="minorHAnsi"/>
                <w:color w:val="000000"/>
              </w:rPr>
            </w:pPr>
          </w:p>
          <w:p w14:paraId="12463D50" w14:textId="77777777" w:rsidR="00A909E3" w:rsidRDefault="00A909E3" w:rsidP="00C86EB2">
            <w:pPr>
              <w:rPr>
                <w:rFonts w:cstheme="minorHAnsi"/>
                <w:color w:val="000000"/>
              </w:rPr>
            </w:pPr>
          </w:p>
          <w:p w14:paraId="48ECB29B" w14:textId="77777777" w:rsidR="00A909E3" w:rsidRDefault="00A909E3" w:rsidP="00C86EB2">
            <w:pPr>
              <w:rPr>
                <w:rFonts w:cstheme="minorHAnsi"/>
                <w:color w:val="000000"/>
              </w:rPr>
            </w:pPr>
          </w:p>
          <w:p w14:paraId="17687354" w14:textId="42FB9DBF" w:rsidR="00A909E3" w:rsidRPr="00A909E3" w:rsidRDefault="00A909E3" w:rsidP="00C86EB2">
            <w:pPr>
              <w:rPr>
                <w:color w:val="000000" w:themeColor="text1"/>
              </w:rPr>
            </w:pPr>
            <w:r w:rsidRPr="00112628">
              <w:rPr>
                <w:color w:val="000000" w:themeColor="text1"/>
              </w:rPr>
              <w:t>__</w:t>
            </w:r>
            <w:sdt>
              <w:sdtPr>
                <w:rPr>
                  <w:color w:val="000000" w:themeColor="text1"/>
                </w:rPr>
                <w:id w:val="1370188524"/>
                <w:placeholder>
                  <w:docPart w:val="DBFAA4CD177D47D5ACBB249560AF2431"/>
                </w:placeholder>
              </w:sdtPr>
              <w:sdtContent>
                <w:r w:rsidRPr="00112628">
                  <w:rPr>
                    <w:color w:val="000000" w:themeColor="text1"/>
                  </w:rPr>
                  <w:t>___________________</w:t>
                </w:r>
              </w:sdtContent>
            </w:sdt>
            <w:r w:rsidRPr="00112628">
              <w:rPr>
                <w:color w:val="000000" w:themeColor="text1"/>
              </w:rPr>
              <w:t>_________________</w:t>
            </w:r>
            <w:r w:rsidRPr="00112628">
              <w:rPr>
                <w:rFonts w:cstheme="minorHAnsi"/>
                <w:color w:val="000000"/>
              </w:rPr>
              <w:t xml:space="preserve">                            </w:t>
            </w:r>
          </w:p>
          <w:p w14:paraId="424067B7" w14:textId="5681CF0F" w:rsidR="00A909E3" w:rsidRDefault="00A909E3" w:rsidP="00C86EB2">
            <w:pPr>
              <w:rPr>
                <w:rFonts w:cstheme="minorHAnsi"/>
                <w:color w:val="000000"/>
              </w:rPr>
            </w:pPr>
            <w:r w:rsidRPr="00112628">
              <w:rPr>
                <w:rFonts w:cstheme="minorHAnsi"/>
                <w:color w:val="000000"/>
              </w:rPr>
              <w:t>Signature of Principal Investigator</w:t>
            </w:r>
          </w:p>
          <w:p w14:paraId="605900EF" w14:textId="77777777" w:rsidR="00A909E3" w:rsidRDefault="00A909E3" w:rsidP="00C86EB2">
            <w:pPr>
              <w:rPr>
                <w:rFonts w:cstheme="minorHAnsi"/>
                <w:color w:val="000000"/>
              </w:rPr>
            </w:pPr>
          </w:p>
          <w:p w14:paraId="73DA4910" w14:textId="77777777" w:rsidR="00A909E3" w:rsidRPr="00A909E3" w:rsidRDefault="00A909E3" w:rsidP="00A909E3">
            <w:pPr>
              <w:rPr>
                <w:color w:val="000000" w:themeColor="text1"/>
              </w:rPr>
            </w:pPr>
            <w:r w:rsidRPr="00112628">
              <w:rPr>
                <w:color w:val="000000" w:themeColor="text1"/>
              </w:rPr>
              <w:t>__</w:t>
            </w:r>
            <w:sdt>
              <w:sdtPr>
                <w:rPr>
                  <w:color w:val="000000" w:themeColor="text1"/>
                </w:rPr>
                <w:id w:val="-432197518"/>
                <w:placeholder>
                  <w:docPart w:val="7DA69459D037483A86CFE7B0BAE96B78"/>
                </w:placeholder>
                <w15:color w:val="C0C0C0"/>
              </w:sdtPr>
              <w:sdtContent>
                <w:r w:rsidRPr="00112628">
                  <w:rPr>
                    <w:color w:val="000000" w:themeColor="text1"/>
                  </w:rPr>
                  <w:t>___________________</w:t>
                </w:r>
              </w:sdtContent>
            </w:sdt>
            <w:r w:rsidRPr="00112628">
              <w:rPr>
                <w:color w:val="000000" w:themeColor="text1"/>
              </w:rPr>
              <w:t>_________________</w:t>
            </w:r>
            <w:r w:rsidRPr="00112628">
              <w:rPr>
                <w:rFonts w:cstheme="minorHAnsi"/>
                <w:color w:val="000000"/>
              </w:rPr>
              <w:t xml:space="preserve">                            </w:t>
            </w:r>
          </w:p>
          <w:p w14:paraId="7E4B1D91" w14:textId="77777777" w:rsidR="00A909E3" w:rsidRPr="002B3B3A" w:rsidRDefault="00A909E3" w:rsidP="00A909E3">
            <w:pPr>
              <w:rPr>
                <w:color w:val="000000" w:themeColor="text1"/>
              </w:rPr>
            </w:pPr>
            <w:r w:rsidRPr="00112628">
              <w:rPr>
                <w:color w:val="000000" w:themeColor="text1"/>
              </w:rPr>
              <w:t>Printed Name of Principal Investigator</w:t>
            </w:r>
          </w:p>
          <w:p w14:paraId="697B2AFB" w14:textId="77777777" w:rsidR="00A909E3" w:rsidRDefault="00A909E3" w:rsidP="00C86EB2">
            <w:pPr>
              <w:rPr>
                <w:rFonts w:cstheme="minorHAnsi"/>
                <w:color w:val="000000"/>
              </w:rPr>
            </w:pPr>
          </w:p>
          <w:p w14:paraId="2D646CD2" w14:textId="77777777" w:rsidR="00A909E3" w:rsidRDefault="00A909E3" w:rsidP="00C86EB2">
            <w:pPr>
              <w:rPr>
                <w:rFonts w:cstheme="minorHAnsi"/>
                <w:color w:val="000000"/>
              </w:rPr>
            </w:pPr>
          </w:p>
        </w:tc>
        <w:tc>
          <w:tcPr>
            <w:tcW w:w="5395" w:type="dxa"/>
          </w:tcPr>
          <w:p w14:paraId="3AFCF316" w14:textId="77777777" w:rsidR="00A909E3" w:rsidRDefault="00A909E3" w:rsidP="00C86EB2">
            <w:pPr>
              <w:rPr>
                <w:rFonts w:cstheme="minorHAnsi"/>
                <w:color w:val="000000"/>
              </w:rPr>
            </w:pPr>
          </w:p>
          <w:p w14:paraId="05F4FA8F" w14:textId="77777777" w:rsidR="00A909E3" w:rsidRDefault="00A909E3" w:rsidP="00C86EB2">
            <w:pPr>
              <w:rPr>
                <w:rFonts w:cstheme="minorHAnsi"/>
                <w:color w:val="000000"/>
              </w:rPr>
            </w:pPr>
          </w:p>
          <w:p w14:paraId="223A5F44" w14:textId="77777777" w:rsidR="00A909E3" w:rsidRDefault="00A909E3" w:rsidP="00C86EB2">
            <w:pPr>
              <w:rPr>
                <w:rFonts w:cstheme="minorHAnsi"/>
                <w:color w:val="000000"/>
              </w:rPr>
            </w:pPr>
          </w:p>
          <w:p w14:paraId="321A170A" w14:textId="77777777" w:rsidR="00A909E3" w:rsidRDefault="00A909E3" w:rsidP="00C86EB2">
            <w:pPr>
              <w:rPr>
                <w:rFonts w:cstheme="minorHAnsi"/>
                <w:color w:val="000000"/>
              </w:rPr>
            </w:pPr>
          </w:p>
          <w:p w14:paraId="7504D537" w14:textId="6550EB4A" w:rsidR="00A909E3" w:rsidRPr="00112628" w:rsidRDefault="0019781A" w:rsidP="00C86EB2">
            <w:pPr>
              <w:rPr>
                <w:rFonts w:cstheme="minorHAnsi"/>
                <w:color w:val="000000"/>
              </w:rPr>
            </w:pPr>
            <w:r>
              <w:rPr>
                <w:color w:val="000000" w:themeColor="text1"/>
              </w:rPr>
              <w:t xml:space="preserve"> </w:t>
            </w:r>
            <w:sdt>
              <w:sdtPr>
                <w:rPr>
                  <w:color w:val="000000" w:themeColor="text1"/>
                </w:rPr>
                <w:id w:val="1992907929"/>
                <w:placeholder>
                  <w:docPart w:val="D2F4A4A2809E405D81208902AC7B4EF1"/>
                </w:placeholder>
                <w15:color w:val="C0C0C0"/>
              </w:sdtPr>
              <w:sdtContent>
                <w:r w:rsidRPr="00112628">
                  <w:rPr>
                    <w:color w:val="000000" w:themeColor="text1"/>
                  </w:rPr>
                  <w:t>___________________</w:t>
                </w:r>
              </w:sdtContent>
            </w:sdt>
            <w:r w:rsidRPr="00112628">
              <w:rPr>
                <w:rFonts w:cstheme="minorHAnsi"/>
                <w:color w:val="000000"/>
              </w:rPr>
              <w:t xml:space="preserve"> </w:t>
            </w:r>
          </w:p>
          <w:p w14:paraId="5574828F" w14:textId="65BB465E" w:rsidR="00A909E3" w:rsidRPr="00112628" w:rsidRDefault="00A909E3" w:rsidP="00C86EB2">
            <w:pPr>
              <w:rPr>
                <w:rFonts w:cstheme="minorHAnsi"/>
                <w:color w:val="000000"/>
              </w:rPr>
            </w:pPr>
            <w:r w:rsidRPr="00112628">
              <w:rPr>
                <w:rFonts w:cstheme="minorHAnsi"/>
                <w:color w:val="000000"/>
              </w:rPr>
              <w:t xml:space="preserve"> Date</w:t>
            </w:r>
          </w:p>
          <w:p w14:paraId="71C19139" w14:textId="77777777" w:rsidR="00A909E3" w:rsidRPr="00112628" w:rsidRDefault="00A909E3" w:rsidP="00C86EB2">
            <w:pPr>
              <w:rPr>
                <w:rFonts w:cstheme="minorHAnsi"/>
                <w:color w:val="000000"/>
              </w:rPr>
            </w:pPr>
          </w:p>
          <w:p w14:paraId="638A05D1" w14:textId="77777777" w:rsidR="00A909E3" w:rsidRPr="00112628" w:rsidRDefault="00A909E3" w:rsidP="00A909E3">
            <w:pPr>
              <w:rPr>
                <w:rFonts w:cstheme="minorHAnsi"/>
                <w:color w:val="000000"/>
              </w:rPr>
            </w:pPr>
          </w:p>
        </w:tc>
      </w:tr>
    </w:tbl>
    <w:p w14:paraId="2473FFE0" w14:textId="1D0153F7" w:rsidR="00EE2F46" w:rsidRDefault="00EE2F46"/>
    <w:p w14:paraId="1A13F246" w14:textId="2F08C9EA" w:rsidR="00C43EAC" w:rsidRPr="00711F81" w:rsidRDefault="00C43EAC" w:rsidP="00711F81">
      <w:pPr>
        <w:rPr>
          <w:rFonts w:asciiTheme="majorHAnsi" w:eastAsiaTheme="majorEastAsia" w:hAnsiTheme="majorHAnsi" w:cstheme="majorBidi"/>
          <w:b/>
          <w:bCs/>
          <w:color w:val="2F5496" w:themeColor="accent1" w:themeShade="BF"/>
          <w:sz w:val="32"/>
          <w:szCs w:val="32"/>
        </w:rPr>
      </w:pPr>
      <w:r>
        <w:rPr>
          <w:b/>
          <w:bCs/>
        </w:rPr>
        <w:br w:type="page"/>
      </w:r>
    </w:p>
    <w:p w14:paraId="246FA561" w14:textId="45737B05" w:rsidR="001A276C" w:rsidRDefault="007E367D" w:rsidP="00F7668A">
      <w:pPr>
        <w:pStyle w:val="Heading1"/>
        <w:rPr>
          <w:b/>
          <w:bCs/>
        </w:rPr>
      </w:pPr>
      <w:r>
        <w:rPr>
          <w:b/>
          <w:bCs/>
        </w:rPr>
        <w:lastRenderedPageBreak/>
        <w:t>9</w:t>
      </w:r>
      <w:r w:rsidR="00EE2F46" w:rsidRPr="00F7668A">
        <w:rPr>
          <w:b/>
          <w:bCs/>
        </w:rPr>
        <w:t xml:space="preserve">. </w:t>
      </w:r>
      <w:r w:rsidR="00A1793C" w:rsidRPr="00F7668A">
        <w:rPr>
          <w:b/>
          <w:bCs/>
        </w:rPr>
        <w:t>Faculty Advisor</w:t>
      </w:r>
      <w:r w:rsidR="003A4DDA">
        <w:rPr>
          <w:b/>
          <w:bCs/>
        </w:rPr>
        <w:t xml:space="preserve"> or </w:t>
      </w:r>
      <w:r w:rsidR="00A1793C" w:rsidRPr="00F7668A">
        <w:rPr>
          <w:b/>
          <w:bCs/>
        </w:rPr>
        <w:t>Co-PI</w:t>
      </w:r>
      <w:r w:rsidR="00E910D7" w:rsidRPr="00F7668A">
        <w:rPr>
          <w:b/>
          <w:bCs/>
        </w:rPr>
        <w:t xml:space="preserve"> for this</w:t>
      </w:r>
      <w:r w:rsidR="00F7668A" w:rsidRPr="00F7668A">
        <w:rPr>
          <w:b/>
          <w:bCs/>
        </w:rPr>
        <w:t xml:space="preserve"> project, I certify the following:</w:t>
      </w:r>
    </w:p>
    <w:tbl>
      <w:tblPr>
        <w:tblStyle w:val="TableGrid"/>
        <w:tblW w:w="0" w:type="auto"/>
        <w:tblLook w:val="04A0" w:firstRow="1" w:lastRow="0" w:firstColumn="1" w:lastColumn="0" w:noHBand="0" w:noVBand="1"/>
      </w:tblPr>
      <w:tblGrid>
        <w:gridCol w:w="985"/>
        <w:gridCol w:w="4410"/>
        <w:gridCol w:w="5395"/>
      </w:tblGrid>
      <w:tr w:rsidR="00F7668A" w14:paraId="63D8EE31" w14:textId="77777777" w:rsidTr="00F562D4">
        <w:tc>
          <w:tcPr>
            <w:tcW w:w="10790" w:type="dxa"/>
            <w:gridSpan w:val="3"/>
            <w:shd w:val="clear" w:color="auto" w:fill="BFBFBF" w:themeFill="background1" w:themeFillShade="BF"/>
          </w:tcPr>
          <w:p w14:paraId="74EA840D" w14:textId="094A1604" w:rsidR="00F7668A" w:rsidRDefault="00F562D4" w:rsidP="00F562D4">
            <w:pPr>
              <w:pStyle w:val="StatementLevel1"/>
              <w:ind w:left="251" w:hanging="251"/>
            </w:pPr>
            <w:r w:rsidRPr="00F562D4">
              <w:rPr>
                <w:rFonts w:asciiTheme="majorHAnsi" w:eastAsiaTheme="majorEastAsia" w:hAnsiTheme="majorHAnsi" w:cstheme="majorBidi"/>
                <w:b/>
                <w:bCs/>
                <w:color w:val="2F5496" w:themeColor="accent1" w:themeShade="BF"/>
                <w:sz w:val="26"/>
                <w:szCs w:val="26"/>
              </w:rPr>
              <w:t>As the Faculty Advisor</w:t>
            </w:r>
            <w:r w:rsidR="003A4DDA">
              <w:rPr>
                <w:rFonts w:asciiTheme="majorHAnsi" w:eastAsiaTheme="majorEastAsia" w:hAnsiTheme="majorHAnsi" w:cstheme="majorBidi"/>
                <w:b/>
                <w:bCs/>
                <w:color w:val="2F5496" w:themeColor="accent1" w:themeShade="BF"/>
                <w:sz w:val="26"/>
                <w:szCs w:val="26"/>
              </w:rPr>
              <w:t xml:space="preserve"> or </w:t>
            </w:r>
            <w:r w:rsidRPr="00F562D4">
              <w:rPr>
                <w:rFonts w:asciiTheme="majorHAnsi" w:eastAsiaTheme="majorEastAsia" w:hAnsiTheme="majorHAnsi" w:cstheme="majorBidi"/>
                <w:b/>
                <w:bCs/>
                <w:color w:val="2F5496" w:themeColor="accent1" w:themeShade="BF"/>
                <w:sz w:val="26"/>
                <w:szCs w:val="26"/>
              </w:rPr>
              <w:t>Co-PI for this project, I certify the following:</w:t>
            </w:r>
          </w:p>
        </w:tc>
      </w:tr>
      <w:tr w:rsidR="00F7668A" w14:paraId="6F1449E5" w14:textId="77777777" w:rsidTr="007213DF">
        <w:tc>
          <w:tcPr>
            <w:tcW w:w="985" w:type="dxa"/>
          </w:tcPr>
          <w:p w14:paraId="1436B73A" w14:textId="77777777" w:rsidR="00F7668A" w:rsidRDefault="00F7668A" w:rsidP="00F562D4">
            <w:pPr>
              <w:pStyle w:val="ListParagraph"/>
              <w:numPr>
                <w:ilvl w:val="0"/>
                <w:numId w:val="9"/>
              </w:numPr>
            </w:pPr>
          </w:p>
        </w:tc>
        <w:tc>
          <w:tcPr>
            <w:tcW w:w="9805" w:type="dxa"/>
            <w:gridSpan w:val="2"/>
          </w:tcPr>
          <w:p w14:paraId="121FF55A" w14:textId="71B96576" w:rsidR="00F7668A" w:rsidRDefault="002D5BD0" w:rsidP="00F7668A">
            <w:r w:rsidRPr="002D5BD0">
              <w:t>The information provided on this Request for Exemption and all associated attachments are complete and accurate to the best of my knowledge.</w:t>
            </w:r>
          </w:p>
        </w:tc>
      </w:tr>
      <w:tr w:rsidR="00F7668A" w14:paraId="1F9FF473" w14:textId="77777777" w:rsidTr="007213DF">
        <w:tc>
          <w:tcPr>
            <w:tcW w:w="985" w:type="dxa"/>
          </w:tcPr>
          <w:p w14:paraId="7863CBFA" w14:textId="77777777" w:rsidR="00F7668A" w:rsidRDefault="00F7668A" w:rsidP="00F562D4">
            <w:pPr>
              <w:pStyle w:val="ListParagraph"/>
              <w:numPr>
                <w:ilvl w:val="0"/>
                <w:numId w:val="9"/>
              </w:numPr>
            </w:pPr>
          </w:p>
        </w:tc>
        <w:tc>
          <w:tcPr>
            <w:tcW w:w="9805" w:type="dxa"/>
            <w:gridSpan w:val="2"/>
          </w:tcPr>
          <w:p w14:paraId="27952457" w14:textId="04FC7844" w:rsidR="00F7668A" w:rsidRDefault="00416769" w:rsidP="00F7668A">
            <w:r w:rsidRPr="00416769">
              <w:t xml:space="preserve">If it is determined that the submitted project is exempt, </w:t>
            </w:r>
            <w:r w:rsidR="003A4DDA">
              <w:t xml:space="preserve">and the principal investigator is a student, </w:t>
            </w:r>
            <w:r w:rsidRPr="00416769">
              <w:t>I as the Faculty Advisor/Co-Principal Investigator maintain responsibility for overseeing the student’s ethical conduct of the research and for safeguarding the rights and welfare of all human participants involved in accordance with the Belmont Principles.</w:t>
            </w:r>
          </w:p>
        </w:tc>
      </w:tr>
      <w:tr w:rsidR="00F7668A" w14:paraId="34A798B8" w14:textId="77777777" w:rsidTr="007213DF">
        <w:tc>
          <w:tcPr>
            <w:tcW w:w="985" w:type="dxa"/>
          </w:tcPr>
          <w:p w14:paraId="5671A742" w14:textId="77777777" w:rsidR="00F7668A" w:rsidRDefault="00F7668A" w:rsidP="00857FB4">
            <w:pPr>
              <w:pStyle w:val="ListParagraph"/>
              <w:numPr>
                <w:ilvl w:val="0"/>
                <w:numId w:val="9"/>
              </w:numPr>
            </w:pPr>
          </w:p>
        </w:tc>
        <w:tc>
          <w:tcPr>
            <w:tcW w:w="9805" w:type="dxa"/>
            <w:gridSpan w:val="2"/>
          </w:tcPr>
          <w:p w14:paraId="612A73C1" w14:textId="58B28CC7" w:rsidR="00F7668A" w:rsidRDefault="00FC2F80" w:rsidP="00F7668A">
            <w:r w:rsidRPr="00FC2F80">
              <w:t>I will consult with the</w:t>
            </w:r>
            <w:r>
              <w:t xml:space="preserve"> PI or</w:t>
            </w:r>
            <w:r w:rsidRPr="00FC2F80">
              <w:t xml:space="preserve"> student investigator on a regular basis to monitor study progress.</w:t>
            </w:r>
          </w:p>
        </w:tc>
      </w:tr>
      <w:tr w:rsidR="00F7668A" w14:paraId="667ACC33" w14:textId="77777777" w:rsidTr="007213DF">
        <w:tc>
          <w:tcPr>
            <w:tcW w:w="985" w:type="dxa"/>
          </w:tcPr>
          <w:p w14:paraId="1C9A8A03" w14:textId="77777777" w:rsidR="00F7668A" w:rsidRDefault="00F7668A" w:rsidP="00857FB4">
            <w:pPr>
              <w:pStyle w:val="ListParagraph"/>
              <w:numPr>
                <w:ilvl w:val="0"/>
                <w:numId w:val="9"/>
              </w:numPr>
            </w:pPr>
          </w:p>
        </w:tc>
        <w:tc>
          <w:tcPr>
            <w:tcW w:w="9805" w:type="dxa"/>
            <w:gridSpan w:val="2"/>
          </w:tcPr>
          <w:p w14:paraId="6FAD4D49" w14:textId="019063B5" w:rsidR="00F7668A" w:rsidRDefault="006A4EFA" w:rsidP="00F7668A">
            <w:r w:rsidRPr="006A4EFA">
              <w:t>I will be available to assist the</w:t>
            </w:r>
            <w:r w:rsidR="00923300">
              <w:t xml:space="preserve"> PI or</w:t>
            </w:r>
            <w:r w:rsidRPr="006A4EFA">
              <w:t xml:space="preserve"> student investigator should problems arise in the study.</w:t>
            </w:r>
          </w:p>
        </w:tc>
      </w:tr>
      <w:tr w:rsidR="00F7668A" w14:paraId="077A4E38" w14:textId="77777777" w:rsidTr="007213DF">
        <w:tc>
          <w:tcPr>
            <w:tcW w:w="985" w:type="dxa"/>
          </w:tcPr>
          <w:p w14:paraId="0FF8A2E9" w14:textId="77777777" w:rsidR="00F7668A" w:rsidRDefault="00F7668A" w:rsidP="00857FB4">
            <w:pPr>
              <w:pStyle w:val="ListParagraph"/>
              <w:numPr>
                <w:ilvl w:val="0"/>
                <w:numId w:val="9"/>
              </w:numPr>
            </w:pPr>
          </w:p>
        </w:tc>
        <w:tc>
          <w:tcPr>
            <w:tcW w:w="9805" w:type="dxa"/>
            <w:gridSpan w:val="2"/>
          </w:tcPr>
          <w:p w14:paraId="508E8B14" w14:textId="0F6D01D6" w:rsidR="00F7668A" w:rsidRDefault="006E383F" w:rsidP="00F7668A">
            <w:r w:rsidRPr="006E383F">
              <w:t>I will forward to the IRB in writing any information related to an adverse event immediately upon my knowledge of the event.</w:t>
            </w:r>
          </w:p>
        </w:tc>
      </w:tr>
      <w:tr w:rsidR="00857FB4" w14:paraId="2F3737B2" w14:textId="77777777" w:rsidTr="007213DF">
        <w:tc>
          <w:tcPr>
            <w:tcW w:w="985" w:type="dxa"/>
          </w:tcPr>
          <w:p w14:paraId="407E7693" w14:textId="77777777" w:rsidR="00857FB4" w:rsidRDefault="00857FB4" w:rsidP="007213DF">
            <w:pPr>
              <w:pStyle w:val="ListParagraph"/>
              <w:numPr>
                <w:ilvl w:val="0"/>
                <w:numId w:val="9"/>
              </w:numPr>
            </w:pPr>
          </w:p>
        </w:tc>
        <w:tc>
          <w:tcPr>
            <w:tcW w:w="9805" w:type="dxa"/>
            <w:gridSpan w:val="2"/>
          </w:tcPr>
          <w:p w14:paraId="4E97C396" w14:textId="701B374C" w:rsidR="00857FB4" w:rsidRPr="006E383F" w:rsidRDefault="00857FB4" w:rsidP="00F7668A">
            <w:r w:rsidRPr="00857FB4">
              <w:t>I will ensure required CITI training on Human Research Subjects Protections is completed and stays current by all project team members involved in the conduct of this research project.</w:t>
            </w:r>
          </w:p>
        </w:tc>
      </w:tr>
      <w:tr w:rsidR="00ED3C11" w14:paraId="1F9A0700" w14:textId="77777777" w:rsidTr="007213DF">
        <w:tc>
          <w:tcPr>
            <w:tcW w:w="985" w:type="dxa"/>
          </w:tcPr>
          <w:p w14:paraId="3D1E779D" w14:textId="77777777" w:rsidR="00ED3C11" w:rsidRDefault="00ED3C11" w:rsidP="007213DF">
            <w:pPr>
              <w:pStyle w:val="ListParagraph"/>
              <w:numPr>
                <w:ilvl w:val="0"/>
                <w:numId w:val="9"/>
              </w:numPr>
            </w:pPr>
          </w:p>
        </w:tc>
        <w:tc>
          <w:tcPr>
            <w:tcW w:w="9805" w:type="dxa"/>
            <w:gridSpan w:val="2"/>
          </w:tcPr>
          <w:p w14:paraId="54DF8FBC" w14:textId="0A22C42C" w:rsidR="00ED3C11" w:rsidRPr="00857FB4" w:rsidRDefault="00ED3C11" w:rsidP="00F7668A">
            <w:r>
              <w:rPr>
                <w:rFonts w:cstheme="minorHAnsi"/>
                <w:color w:val="000000"/>
              </w:rPr>
              <w:t xml:space="preserve">I will ensure project team members comply with </w:t>
            </w:r>
            <w:hyperlink r:id="rId15" w:history="1">
              <w:r w:rsidRPr="009E5F37">
                <w:rPr>
                  <w:rStyle w:val="Hyperlink"/>
                  <w:rFonts w:cstheme="minorHAnsi"/>
                </w:rPr>
                <w:t>SOP: Financial Conflicts of Interest (HRP-055)</w:t>
              </w:r>
            </w:hyperlink>
          </w:p>
        </w:tc>
      </w:tr>
      <w:tr w:rsidR="00B60F94" w14:paraId="78F97E21" w14:textId="77777777" w:rsidTr="007213DF">
        <w:tc>
          <w:tcPr>
            <w:tcW w:w="985" w:type="dxa"/>
          </w:tcPr>
          <w:p w14:paraId="321242CD" w14:textId="77777777" w:rsidR="00B60F94" w:rsidRDefault="00B60F94" w:rsidP="007213DF">
            <w:pPr>
              <w:pStyle w:val="ListParagraph"/>
              <w:numPr>
                <w:ilvl w:val="0"/>
                <w:numId w:val="9"/>
              </w:numPr>
            </w:pPr>
          </w:p>
        </w:tc>
        <w:tc>
          <w:tcPr>
            <w:tcW w:w="9805" w:type="dxa"/>
            <w:gridSpan w:val="2"/>
          </w:tcPr>
          <w:p w14:paraId="01998114" w14:textId="0AC80FE3" w:rsidR="00B60F94" w:rsidRPr="00857FB4" w:rsidRDefault="00B60F94" w:rsidP="00F7668A">
            <w:r w:rsidRPr="00B60F94">
              <w:t xml:space="preserve">I will </w:t>
            </w:r>
            <w:r w:rsidR="006561A4">
              <w:t xml:space="preserve">ensure that the PI </w:t>
            </w:r>
            <w:r w:rsidR="00F07D21">
              <w:t>or student</w:t>
            </w:r>
            <w:r w:rsidR="00BF7D41">
              <w:t xml:space="preserve"> adheres to the</w:t>
            </w:r>
            <w:r w:rsidRPr="00B60F94">
              <w:t xml:space="preserve"> UC IRB standard operating procedures for serious adverse events and unanticipated problems in accordance with reporting timelines.</w:t>
            </w:r>
          </w:p>
        </w:tc>
      </w:tr>
      <w:tr w:rsidR="00432F90" w14:paraId="09536097" w14:textId="77777777" w:rsidTr="007213DF">
        <w:trPr>
          <w:trHeight w:val="2159"/>
        </w:trPr>
        <w:tc>
          <w:tcPr>
            <w:tcW w:w="5395" w:type="dxa"/>
            <w:gridSpan w:val="2"/>
          </w:tcPr>
          <w:p w14:paraId="7F1D681A" w14:textId="77777777" w:rsidR="00432F90" w:rsidRDefault="00432F90" w:rsidP="00432F90">
            <w:pPr>
              <w:rPr>
                <w:rFonts w:cstheme="minorHAnsi"/>
                <w:color w:val="000000"/>
              </w:rPr>
            </w:pPr>
          </w:p>
          <w:p w14:paraId="66705D6D" w14:textId="77777777" w:rsidR="00432F90" w:rsidRDefault="00432F90" w:rsidP="00432F90">
            <w:pPr>
              <w:rPr>
                <w:rFonts w:cstheme="minorHAnsi"/>
                <w:color w:val="000000"/>
              </w:rPr>
            </w:pPr>
          </w:p>
          <w:p w14:paraId="11F516F2" w14:textId="77777777" w:rsidR="00432F90" w:rsidRDefault="00432F90" w:rsidP="00432F90">
            <w:pPr>
              <w:rPr>
                <w:rFonts w:cstheme="minorHAnsi"/>
                <w:color w:val="000000"/>
              </w:rPr>
            </w:pPr>
          </w:p>
          <w:p w14:paraId="262FAAF4" w14:textId="18B14AB8" w:rsidR="00432F90" w:rsidRPr="00A909E3" w:rsidRDefault="00432F90" w:rsidP="00432F90">
            <w:pPr>
              <w:rPr>
                <w:color w:val="000000" w:themeColor="text1"/>
              </w:rPr>
            </w:pPr>
            <w:r w:rsidRPr="00112628">
              <w:rPr>
                <w:color w:val="000000" w:themeColor="text1"/>
              </w:rPr>
              <w:t>__</w:t>
            </w:r>
            <w:sdt>
              <w:sdtPr>
                <w:rPr>
                  <w:color w:val="000000" w:themeColor="text1"/>
                </w:rPr>
                <w:id w:val="1091973397"/>
                <w:placeholder>
                  <w:docPart w:val="B2519627CDD1459B8025634198D1A433"/>
                </w:placeholder>
              </w:sdtPr>
              <w:sdtContent>
                <w:r w:rsidRPr="00112628">
                  <w:rPr>
                    <w:color w:val="000000" w:themeColor="text1"/>
                  </w:rPr>
                  <w:t>___________________</w:t>
                </w:r>
              </w:sdtContent>
            </w:sdt>
            <w:r w:rsidRPr="00112628">
              <w:rPr>
                <w:color w:val="000000" w:themeColor="text1"/>
              </w:rPr>
              <w:t>_________________</w:t>
            </w:r>
            <w:r w:rsidR="00DA4B8E">
              <w:rPr>
                <w:color w:val="000000" w:themeColor="text1"/>
              </w:rPr>
              <w:t>___</w:t>
            </w:r>
            <w:r w:rsidRPr="00112628">
              <w:rPr>
                <w:rFonts w:cstheme="minorHAnsi"/>
                <w:color w:val="000000"/>
              </w:rPr>
              <w:t xml:space="preserve">                            </w:t>
            </w:r>
          </w:p>
          <w:p w14:paraId="0DBE0FB6" w14:textId="7B9746E2" w:rsidR="00432F90" w:rsidRDefault="00432F90" w:rsidP="00432F90">
            <w:pPr>
              <w:rPr>
                <w:rFonts w:cstheme="minorHAnsi"/>
                <w:color w:val="000000"/>
              </w:rPr>
            </w:pPr>
            <w:r w:rsidRPr="00112628">
              <w:rPr>
                <w:rFonts w:cstheme="minorHAnsi"/>
                <w:color w:val="000000"/>
              </w:rPr>
              <w:t xml:space="preserve">Signature of </w:t>
            </w:r>
            <w:r w:rsidR="00DA4B8E">
              <w:rPr>
                <w:rFonts w:cstheme="minorHAnsi"/>
                <w:color w:val="000000"/>
              </w:rPr>
              <w:t>Faculty Advisor/Co-Principal</w:t>
            </w:r>
            <w:r w:rsidRPr="00112628">
              <w:rPr>
                <w:rFonts w:cstheme="minorHAnsi"/>
                <w:color w:val="000000"/>
              </w:rPr>
              <w:t xml:space="preserve"> Investigator</w:t>
            </w:r>
          </w:p>
          <w:p w14:paraId="4F6D6E04" w14:textId="77777777" w:rsidR="00432F90" w:rsidRDefault="00432F90" w:rsidP="00432F90">
            <w:pPr>
              <w:rPr>
                <w:rFonts w:cstheme="minorHAnsi"/>
                <w:color w:val="000000"/>
              </w:rPr>
            </w:pPr>
          </w:p>
          <w:p w14:paraId="3422726F" w14:textId="139EB4B6" w:rsidR="00432F90" w:rsidRPr="00A909E3" w:rsidRDefault="00432F90" w:rsidP="00432F90">
            <w:pPr>
              <w:rPr>
                <w:color w:val="000000" w:themeColor="text1"/>
              </w:rPr>
            </w:pPr>
            <w:r w:rsidRPr="00112628">
              <w:rPr>
                <w:color w:val="000000" w:themeColor="text1"/>
              </w:rPr>
              <w:t>__</w:t>
            </w:r>
            <w:sdt>
              <w:sdtPr>
                <w:rPr>
                  <w:color w:val="000000" w:themeColor="text1"/>
                </w:rPr>
                <w:id w:val="1235048132"/>
                <w:placeholder>
                  <w:docPart w:val="C4FD3917CE7F403AB21F71075A7A8E22"/>
                </w:placeholder>
                <w15:color w:val="C0C0C0"/>
              </w:sdtPr>
              <w:sdtContent>
                <w:r w:rsidRPr="00112628">
                  <w:rPr>
                    <w:color w:val="000000" w:themeColor="text1"/>
                  </w:rPr>
                  <w:t>___________________</w:t>
                </w:r>
              </w:sdtContent>
            </w:sdt>
            <w:r w:rsidRPr="00112628">
              <w:rPr>
                <w:color w:val="000000" w:themeColor="text1"/>
              </w:rPr>
              <w:t>_________________</w:t>
            </w:r>
            <w:r w:rsidR="00DA4B8E">
              <w:rPr>
                <w:color w:val="000000" w:themeColor="text1"/>
              </w:rPr>
              <w:t>___</w:t>
            </w:r>
            <w:r w:rsidRPr="00112628">
              <w:rPr>
                <w:rFonts w:cstheme="minorHAnsi"/>
                <w:color w:val="000000"/>
              </w:rPr>
              <w:t xml:space="preserve">                            </w:t>
            </w:r>
          </w:p>
          <w:p w14:paraId="288CE424" w14:textId="63F70CC3" w:rsidR="00432F90" w:rsidRPr="002B3B3A" w:rsidRDefault="00432F90" w:rsidP="00432F90">
            <w:pPr>
              <w:rPr>
                <w:color w:val="000000" w:themeColor="text1"/>
              </w:rPr>
            </w:pPr>
            <w:r w:rsidRPr="00112628">
              <w:rPr>
                <w:color w:val="000000" w:themeColor="text1"/>
              </w:rPr>
              <w:t xml:space="preserve">Printed Name of </w:t>
            </w:r>
            <w:r w:rsidR="00DA4B8E">
              <w:rPr>
                <w:rFonts w:cstheme="minorHAnsi"/>
                <w:color w:val="000000"/>
              </w:rPr>
              <w:t>Faculty Advisor/Co-Principal</w:t>
            </w:r>
            <w:r w:rsidR="00DA4B8E" w:rsidRPr="00112628">
              <w:rPr>
                <w:rFonts w:cstheme="minorHAnsi"/>
                <w:color w:val="000000"/>
              </w:rPr>
              <w:t xml:space="preserve"> Investigator</w:t>
            </w:r>
          </w:p>
          <w:p w14:paraId="6FD40B63" w14:textId="77777777" w:rsidR="00432F90" w:rsidRPr="00857FB4" w:rsidRDefault="00432F90" w:rsidP="00432F90"/>
        </w:tc>
        <w:tc>
          <w:tcPr>
            <w:tcW w:w="5395" w:type="dxa"/>
          </w:tcPr>
          <w:p w14:paraId="38ADCFD2" w14:textId="77777777" w:rsidR="00432F90" w:rsidRDefault="00432F90" w:rsidP="00432F90">
            <w:pPr>
              <w:rPr>
                <w:rFonts w:cstheme="minorHAnsi"/>
                <w:color w:val="000000"/>
              </w:rPr>
            </w:pPr>
          </w:p>
          <w:p w14:paraId="7F0A7A8F" w14:textId="77777777" w:rsidR="00432F90" w:rsidRDefault="00432F90" w:rsidP="00432F90">
            <w:pPr>
              <w:rPr>
                <w:rFonts w:cstheme="minorHAnsi"/>
                <w:color w:val="000000"/>
              </w:rPr>
            </w:pPr>
          </w:p>
          <w:p w14:paraId="500CC6E5" w14:textId="77777777" w:rsidR="00432F90" w:rsidRDefault="00432F90" w:rsidP="00432F90">
            <w:pPr>
              <w:rPr>
                <w:rFonts w:cstheme="minorHAnsi"/>
                <w:color w:val="000000"/>
              </w:rPr>
            </w:pPr>
          </w:p>
          <w:p w14:paraId="7E915086" w14:textId="6C5F7290" w:rsidR="00432F90" w:rsidRPr="00112628" w:rsidRDefault="00432F90" w:rsidP="00432F90">
            <w:pPr>
              <w:rPr>
                <w:rFonts w:cstheme="minorHAnsi"/>
                <w:color w:val="000000"/>
              </w:rPr>
            </w:pPr>
            <w:r>
              <w:rPr>
                <w:color w:val="000000" w:themeColor="text1"/>
              </w:rPr>
              <w:t xml:space="preserve"> </w:t>
            </w:r>
            <w:sdt>
              <w:sdtPr>
                <w:rPr>
                  <w:color w:val="000000" w:themeColor="text1"/>
                </w:rPr>
                <w:id w:val="996068399"/>
                <w:placeholder>
                  <w:docPart w:val="2489ACE75AED47BAB67FC84C3778A663"/>
                </w:placeholder>
                <w15:color w:val="C0C0C0"/>
              </w:sdtPr>
              <w:sdtContent>
                <w:r w:rsidRPr="00112628">
                  <w:rPr>
                    <w:color w:val="000000" w:themeColor="text1"/>
                  </w:rPr>
                  <w:t>___________________</w:t>
                </w:r>
              </w:sdtContent>
            </w:sdt>
            <w:r w:rsidRPr="00112628">
              <w:rPr>
                <w:rFonts w:cstheme="minorHAnsi"/>
                <w:color w:val="000000"/>
              </w:rPr>
              <w:t xml:space="preserve"> </w:t>
            </w:r>
          </w:p>
          <w:p w14:paraId="27CB1081" w14:textId="77777777" w:rsidR="00432F90" w:rsidRPr="00112628" w:rsidRDefault="00432F90" w:rsidP="00432F90">
            <w:pPr>
              <w:rPr>
                <w:rFonts w:cstheme="minorHAnsi"/>
                <w:color w:val="000000"/>
              </w:rPr>
            </w:pPr>
            <w:r w:rsidRPr="00112628">
              <w:rPr>
                <w:rFonts w:cstheme="minorHAnsi"/>
                <w:color w:val="000000"/>
              </w:rPr>
              <w:t xml:space="preserve"> Date</w:t>
            </w:r>
          </w:p>
          <w:p w14:paraId="3444E707" w14:textId="77777777" w:rsidR="00432F90" w:rsidRPr="00112628" w:rsidRDefault="00432F90" w:rsidP="00432F90">
            <w:pPr>
              <w:rPr>
                <w:rFonts w:cstheme="minorHAnsi"/>
                <w:color w:val="000000"/>
              </w:rPr>
            </w:pPr>
          </w:p>
          <w:p w14:paraId="546D89FC" w14:textId="2E0E25FC" w:rsidR="00432F90" w:rsidRPr="00857FB4" w:rsidRDefault="00432F90" w:rsidP="00432F90"/>
        </w:tc>
      </w:tr>
    </w:tbl>
    <w:p w14:paraId="6F4C5C5F" w14:textId="77777777" w:rsidR="00F7668A" w:rsidRPr="00F7668A" w:rsidRDefault="00F7668A" w:rsidP="00F7668A"/>
    <w:sectPr w:rsidR="00F7668A" w:rsidRPr="00F7668A" w:rsidSect="00C97206">
      <w:headerReference w:type="even" r:id="rId16"/>
      <w:headerReference w:type="default" r:id="rId17"/>
      <w:footerReference w:type="even" r:id="rId18"/>
      <w:footerReference w:type="default" r:id="rId19"/>
      <w:headerReference w:type="first" r:id="rId20"/>
      <w:footerReference w:type="first" r:id="rId2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9F3AC" w14:textId="77777777" w:rsidR="00870216" w:rsidRDefault="00870216" w:rsidP="005311BB">
      <w:pPr>
        <w:spacing w:after="0" w:line="240" w:lineRule="auto"/>
      </w:pPr>
      <w:r>
        <w:separator/>
      </w:r>
    </w:p>
  </w:endnote>
  <w:endnote w:type="continuationSeparator" w:id="0">
    <w:p w14:paraId="17E00FBF" w14:textId="77777777" w:rsidR="00870216" w:rsidRDefault="00870216" w:rsidP="005311BB">
      <w:pPr>
        <w:spacing w:after="0" w:line="240" w:lineRule="auto"/>
      </w:pPr>
      <w:r>
        <w:continuationSeparator/>
      </w:r>
    </w:p>
  </w:endnote>
  <w:endnote w:type="continuationNotice" w:id="1">
    <w:p w14:paraId="76500179" w14:textId="77777777" w:rsidR="00870216" w:rsidRDefault="0087021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DD166" w14:textId="77777777" w:rsidR="00E234D4" w:rsidRDefault="00E234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5760"/>
      <w:gridCol w:w="450"/>
    </w:tblGrid>
    <w:tr w:rsidR="00F70F4F" w14:paraId="369854D9" w14:textId="77777777" w:rsidTr="00F236AC">
      <w:tc>
        <w:tcPr>
          <w:tcW w:w="4860" w:type="dxa"/>
        </w:tcPr>
        <w:p w14:paraId="3E46BE63" w14:textId="371AAF03" w:rsidR="00777659" w:rsidRDefault="00777659" w:rsidP="00A5137D"/>
      </w:tc>
      <w:tc>
        <w:tcPr>
          <w:tcW w:w="5760" w:type="dxa"/>
        </w:tcPr>
        <w:p w14:paraId="3B02ACBD" w14:textId="30DFE84E" w:rsidR="00F70F4F" w:rsidRDefault="008D0E9D" w:rsidP="00F236AC">
          <w:pPr>
            <w:pStyle w:val="Footer"/>
            <w:ind w:left="-3707"/>
            <w:jc w:val="right"/>
          </w:pPr>
          <w:r w:rsidRPr="00F236AC">
            <w:rPr>
              <w:rFonts w:cstheme="minorHAnsi"/>
              <w:sz w:val="20"/>
              <w:szCs w:val="20"/>
            </w:rPr>
            <w:t xml:space="preserve">Page </w:t>
          </w:r>
          <w:r w:rsidRPr="00F236AC">
            <w:rPr>
              <w:rStyle w:val="PageNumber"/>
              <w:rFonts w:cstheme="minorHAnsi"/>
              <w:sz w:val="20"/>
              <w:szCs w:val="20"/>
            </w:rPr>
            <w:fldChar w:fldCharType="begin"/>
          </w:r>
          <w:r w:rsidRPr="00F236AC">
            <w:rPr>
              <w:rStyle w:val="PageNumber"/>
              <w:rFonts w:cstheme="minorHAnsi"/>
              <w:sz w:val="20"/>
              <w:szCs w:val="20"/>
            </w:rPr>
            <w:instrText xml:space="preserve"> PAGE </w:instrText>
          </w:r>
          <w:r w:rsidRPr="00F236AC">
            <w:rPr>
              <w:rStyle w:val="PageNumber"/>
              <w:rFonts w:cstheme="minorHAnsi"/>
              <w:sz w:val="20"/>
              <w:szCs w:val="20"/>
            </w:rPr>
            <w:fldChar w:fldCharType="separate"/>
          </w:r>
          <w:r w:rsidRPr="00F236AC">
            <w:rPr>
              <w:rStyle w:val="PageNumber"/>
              <w:rFonts w:cstheme="minorHAnsi"/>
              <w:sz w:val="20"/>
              <w:szCs w:val="20"/>
            </w:rPr>
            <w:t>1</w:t>
          </w:r>
          <w:r w:rsidRPr="00F236AC">
            <w:rPr>
              <w:rStyle w:val="PageNumber"/>
              <w:rFonts w:cstheme="minorHAnsi"/>
              <w:sz w:val="20"/>
              <w:szCs w:val="20"/>
            </w:rPr>
            <w:fldChar w:fldCharType="end"/>
          </w:r>
          <w:r w:rsidRPr="00F236AC">
            <w:rPr>
              <w:rStyle w:val="PageNumber"/>
              <w:rFonts w:cstheme="minorHAnsi"/>
              <w:sz w:val="20"/>
              <w:szCs w:val="20"/>
            </w:rPr>
            <w:t xml:space="preserve"> of </w:t>
          </w:r>
          <w:r w:rsidRPr="00F236AC">
            <w:rPr>
              <w:rStyle w:val="PageNumber"/>
              <w:rFonts w:cstheme="minorHAnsi"/>
              <w:sz w:val="20"/>
              <w:szCs w:val="20"/>
            </w:rPr>
            <w:fldChar w:fldCharType="begin"/>
          </w:r>
          <w:r w:rsidRPr="00F236AC">
            <w:rPr>
              <w:rStyle w:val="PageNumber"/>
              <w:rFonts w:cstheme="minorHAnsi"/>
              <w:sz w:val="20"/>
              <w:szCs w:val="20"/>
            </w:rPr>
            <w:instrText xml:space="preserve"> NUMPAGES </w:instrText>
          </w:r>
          <w:r w:rsidRPr="00F236AC">
            <w:rPr>
              <w:rStyle w:val="PageNumber"/>
              <w:rFonts w:cstheme="minorHAnsi"/>
              <w:sz w:val="20"/>
              <w:szCs w:val="20"/>
            </w:rPr>
            <w:fldChar w:fldCharType="separate"/>
          </w:r>
          <w:r w:rsidRPr="00F236AC">
            <w:rPr>
              <w:rStyle w:val="PageNumber"/>
              <w:rFonts w:cstheme="minorHAnsi"/>
              <w:sz w:val="20"/>
              <w:szCs w:val="20"/>
            </w:rPr>
            <w:t>9</w:t>
          </w:r>
          <w:r w:rsidRPr="00F236AC">
            <w:rPr>
              <w:rStyle w:val="PageNumber"/>
              <w:rFonts w:cstheme="minorHAnsi"/>
              <w:sz w:val="20"/>
              <w:szCs w:val="20"/>
            </w:rPr>
            <w:fldChar w:fldCharType="end"/>
          </w:r>
        </w:p>
      </w:tc>
      <w:tc>
        <w:tcPr>
          <w:tcW w:w="450" w:type="dxa"/>
        </w:tcPr>
        <w:p w14:paraId="70A9A127" w14:textId="7D90D6D1" w:rsidR="00F70F4F" w:rsidRDefault="00F70F4F" w:rsidP="00F236AC">
          <w:pPr>
            <w:pStyle w:val="Footer"/>
            <w:ind w:right="2571"/>
            <w:jc w:val="right"/>
          </w:pPr>
        </w:p>
      </w:tc>
    </w:tr>
  </w:tbl>
  <w:p w14:paraId="718DD5B3" w14:textId="77777777" w:rsidR="00F70F4F" w:rsidRDefault="00F70F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2FDAC" w14:textId="77777777" w:rsidR="00E234D4" w:rsidRDefault="00E234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F4BBC" w14:textId="77777777" w:rsidR="00870216" w:rsidRDefault="00870216" w:rsidP="005311BB">
      <w:pPr>
        <w:spacing w:after="0" w:line="240" w:lineRule="auto"/>
      </w:pPr>
      <w:r>
        <w:separator/>
      </w:r>
    </w:p>
  </w:footnote>
  <w:footnote w:type="continuationSeparator" w:id="0">
    <w:p w14:paraId="1623C239" w14:textId="77777777" w:rsidR="00870216" w:rsidRDefault="00870216" w:rsidP="005311BB">
      <w:pPr>
        <w:spacing w:after="0" w:line="240" w:lineRule="auto"/>
      </w:pPr>
      <w:r>
        <w:continuationSeparator/>
      </w:r>
    </w:p>
  </w:footnote>
  <w:footnote w:type="continuationNotice" w:id="1">
    <w:p w14:paraId="1ED11A4F" w14:textId="77777777" w:rsidR="00870216" w:rsidRDefault="0087021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383BF" w14:textId="77777777" w:rsidR="00E234D4" w:rsidRDefault="00E234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Look w:val="04A0" w:firstRow="1" w:lastRow="0" w:firstColumn="1" w:lastColumn="0" w:noHBand="0" w:noVBand="1"/>
    </w:tblPr>
    <w:tblGrid>
      <w:gridCol w:w="2871"/>
      <w:gridCol w:w="2337"/>
      <w:gridCol w:w="2338"/>
      <w:gridCol w:w="2338"/>
    </w:tblGrid>
    <w:tr w:rsidR="005311BB" w14:paraId="577E27C6" w14:textId="77777777" w:rsidTr="00464B85">
      <w:trPr>
        <w:jc w:val="center"/>
      </w:trPr>
      <w:tc>
        <w:tcPr>
          <w:tcW w:w="2337" w:type="dxa"/>
          <w:vMerge w:val="restart"/>
        </w:tcPr>
        <w:p w14:paraId="4A2F94D2" w14:textId="16399922" w:rsidR="005311BB" w:rsidRDefault="005311BB">
          <w:pPr>
            <w:pStyle w:val="Header"/>
          </w:pPr>
          <w:r>
            <w:rPr>
              <w:noProof/>
            </w:rPr>
            <w:drawing>
              <wp:inline distT="0" distB="0" distL="0" distR="0" wp14:anchorId="3AB478F4" wp14:editId="583A1214">
                <wp:extent cx="1685925" cy="76189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7336" cy="767047"/>
                        </a:xfrm>
                        <a:prstGeom prst="rect">
                          <a:avLst/>
                        </a:prstGeom>
                        <a:solidFill>
                          <a:srgbClr val="FFFFFF"/>
                        </a:solidFill>
                        <a:ln>
                          <a:noFill/>
                        </a:ln>
                      </pic:spPr>
                    </pic:pic>
                  </a:graphicData>
                </a:graphic>
              </wp:inline>
            </w:drawing>
          </w:r>
        </w:p>
      </w:tc>
      <w:tc>
        <w:tcPr>
          <w:tcW w:w="7013" w:type="dxa"/>
          <w:gridSpan w:val="3"/>
        </w:tcPr>
        <w:p w14:paraId="230D7CEC" w14:textId="5A5581E2" w:rsidR="005311BB" w:rsidRPr="00246849" w:rsidRDefault="005311BB">
          <w:pPr>
            <w:pStyle w:val="Header"/>
            <w:rPr>
              <w:rFonts w:cstheme="minorHAnsi"/>
              <w:b/>
              <w:bCs/>
              <w:sz w:val="28"/>
              <w:szCs w:val="28"/>
            </w:rPr>
          </w:pPr>
          <w:r w:rsidRPr="00246849">
            <w:rPr>
              <w:rFonts w:cstheme="minorHAnsi"/>
              <w:b/>
              <w:bCs/>
              <w:sz w:val="28"/>
              <w:szCs w:val="28"/>
            </w:rPr>
            <w:t xml:space="preserve">TEMPLATE: EXEMPT </w:t>
          </w:r>
          <w:r w:rsidR="00D86C78">
            <w:rPr>
              <w:rFonts w:cstheme="minorHAnsi"/>
              <w:b/>
              <w:bCs/>
              <w:sz w:val="28"/>
              <w:szCs w:val="28"/>
            </w:rPr>
            <w:t>DETERMINATION REQUEST</w:t>
          </w:r>
        </w:p>
      </w:tc>
    </w:tr>
    <w:tr w:rsidR="005311BB" w14:paraId="6B9781CD" w14:textId="77777777" w:rsidTr="00464B85">
      <w:trPr>
        <w:trHeight w:val="135"/>
        <w:jc w:val="center"/>
      </w:trPr>
      <w:tc>
        <w:tcPr>
          <w:tcW w:w="2337" w:type="dxa"/>
          <w:vMerge/>
        </w:tcPr>
        <w:p w14:paraId="1DC8C00E" w14:textId="77777777" w:rsidR="005311BB" w:rsidRDefault="005311BB">
          <w:pPr>
            <w:pStyle w:val="Header"/>
          </w:pPr>
        </w:p>
      </w:tc>
      <w:tc>
        <w:tcPr>
          <w:tcW w:w="2337" w:type="dxa"/>
        </w:tcPr>
        <w:p w14:paraId="397CACDB" w14:textId="434E56EA" w:rsidR="005311BB" w:rsidRDefault="005311BB" w:rsidP="005311BB">
          <w:pPr>
            <w:pStyle w:val="Header"/>
            <w:jc w:val="center"/>
          </w:pPr>
          <w:r>
            <w:t>NUMBER</w:t>
          </w:r>
        </w:p>
      </w:tc>
      <w:tc>
        <w:tcPr>
          <w:tcW w:w="2338" w:type="dxa"/>
        </w:tcPr>
        <w:p w14:paraId="7F002A3E" w14:textId="252FD122" w:rsidR="005311BB" w:rsidRDefault="005311BB" w:rsidP="005311BB">
          <w:pPr>
            <w:pStyle w:val="Header"/>
            <w:jc w:val="center"/>
          </w:pPr>
          <w:r>
            <w:t>ACTIVE DATE</w:t>
          </w:r>
        </w:p>
      </w:tc>
      <w:tc>
        <w:tcPr>
          <w:tcW w:w="2338" w:type="dxa"/>
        </w:tcPr>
        <w:p w14:paraId="446180D0" w14:textId="107C417F" w:rsidR="005311BB" w:rsidRDefault="005311BB" w:rsidP="005311BB">
          <w:pPr>
            <w:pStyle w:val="Header"/>
            <w:jc w:val="center"/>
          </w:pPr>
          <w:r>
            <w:t>PAGE</w:t>
          </w:r>
        </w:p>
      </w:tc>
    </w:tr>
    <w:tr w:rsidR="005311BB" w14:paraId="61A7D5D5" w14:textId="77777777" w:rsidTr="00246849">
      <w:trPr>
        <w:trHeight w:val="620"/>
        <w:jc w:val="center"/>
      </w:trPr>
      <w:tc>
        <w:tcPr>
          <w:tcW w:w="2337" w:type="dxa"/>
          <w:vMerge/>
        </w:tcPr>
        <w:p w14:paraId="4A35FB85" w14:textId="77777777" w:rsidR="005311BB" w:rsidRDefault="005311BB">
          <w:pPr>
            <w:pStyle w:val="Header"/>
          </w:pPr>
        </w:p>
      </w:tc>
      <w:tc>
        <w:tcPr>
          <w:tcW w:w="2337" w:type="dxa"/>
        </w:tcPr>
        <w:p w14:paraId="13FEEDB8" w14:textId="1B30CA36" w:rsidR="005311BB" w:rsidRDefault="005311BB" w:rsidP="005311BB">
          <w:pPr>
            <w:pStyle w:val="Header"/>
            <w:jc w:val="center"/>
          </w:pPr>
          <w:r>
            <w:t>HRP-503E</w:t>
          </w:r>
        </w:p>
      </w:tc>
      <w:tc>
        <w:tcPr>
          <w:tcW w:w="2338" w:type="dxa"/>
        </w:tcPr>
        <w:p w14:paraId="35F25B80" w14:textId="75CC1BF3" w:rsidR="005311BB" w:rsidRDefault="00A5137D" w:rsidP="005311BB">
          <w:pPr>
            <w:pStyle w:val="Header"/>
            <w:jc w:val="center"/>
          </w:pPr>
          <w:r>
            <w:t>5/7/2026</w:t>
          </w:r>
        </w:p>
      </w:tc>
      <w:tc>
        <w:tcPr>
          <w:tcW w:w="2338" w:type="dxa"/>
        </w:tcPr>
        <w:p w14:paraId="2DAD050F" w14:textId="0052C97E" w:rsidR="005311BB" w:rsidRDefault="005311BB" w:rsidP="005311BB">
          <w:pPr>
            <w:pStyle w:val="Header"/>
            <w:jc w:val="cente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1</w:t>
          </w:r>
          <w:r>
            <w:rPr>
              <w:rFonts w:ascii="Arial" w:hAnsi="Arial" w:cs="Arial"/>
            </w:rPr>
            <w:fldChar w:fldCharType="end"/>
          </w:r>
          <w:r>
            <w:rPr>
              <w:rFonts w:ascii="Arial" w:hAnsi="Arial" w:cs="Arial"/>
            </w:rPr>
            <w:t xml:space="preserve"> of </w:t>
          </w:r>
          <w:r>
            <w:rPr>
              <w:rFonts w:ascii="Arial" w:hAnsi="Arial" w:cs="Arial"/>
            </w:rPr>
            <w:fldChar w:fldCharType="begin"/>
          </w:r>
          <w:r>
            <w:rPr>
              <w:rFonts w:ascii="Arial" w:hAnsi="Arial" w:cs="Arial"/>
            </w:rPr>
            <w:instrText xml:space="preserve"> NUMPAGES </w:instrText>
          </w:r>
          <w:r>
            <w:rPr>
              <w:rFonts w:ascii="Arial" w:hAnsi="Arial" w:cs="Arial"/>
            </w:rPr>
            <w:fldChar w:fldCharType="separate"/>
          </w:r>
          <w:r>
            <w:rPr>
              <w:rFonts w:ascii="Arial" w:hAnsi="Arial" w:cs="Arial"/>
            </w:rPr>
            <w:t>10</w:t>
          </w:r>
          <w:r>
            <w:rPr>
              <w:rFonts w:ascii="Arial" w:hAnsi="Arial" w:cs="Arial"/>
            </w:rPr>
            <w:fldChar w:fldCharType="end"/>
          </w:r>
        </w:p>
      </w:tc>
    </w:tr>
  </w:tbl>
  <w:p w14:paraId="62295E1B" w14:textId="77777777" w:rsidR="005311BB" w:rsidRDefault="005311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D508" w14:textId="77777777" w:rsidR="00E234D4" w:rsidRDefault="00E234D4">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ITWNygSO" int2:invalidationBookmarkName="" int2:hashCode="OUAUP0bjZktRqL" int2:id="fbF27xSP">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38A2"/>
    <w:multiLevelType w:val="hybridMultilevel"/>
    <w:tmpl w:val="C6D8EC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2312BE"/>
    <w:multiLevelType w:val="hybridMultilevel"/>
    <w:tmpl w:val="25907D46"/>
    <w:lvl w:ilvl="0" w:tplc="5732B146">
      <w:start w:val="1"/>
      <w:numFmt w:val="bullet"/>
      <w:lvlText w:val=""/>
      <w:lvlJc w:val="left"/>
      <w:pPr>
        <w:ind w:left="720" w:hanging="360"/>
      </w:pPr>
      <w:rPr>
        <w:rFonts w:ascii="Wingdings" w:hAnsi="Wingdings"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1F0DAB"/>
    <w:multiLevelType w:val="hybridMultilevel"/>
    <w:tmpl w:val="F800C9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EEE516C"/>
    <w:multiLevelType w:val="hybridMultilevel"/>
    <w:tmpl w:val="F574275C"/>
    <w:lvl w:ilvl="0" w:tplc="5E2AD6F8">
      <w:start w:val="1"/>
      <w:numFmt w:val="bullet"/>
      <w:lvlText w:val=""/>
      <w:lvlJc w:val="left"/>
      <w:pPr>
        <w:ind w:left="720" w:hanging="360"/>
      </w:pPr>
      <w:rPr>
        <w:rFonts w:ascii="Wingdings" w:hAnsi="Wingdings"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AE4552"/>
    <w:multiLevelType w:val="hybridMultilevel"/>
    <w:tmpl w:val="525ABA06"/>
    <w:lvl w:ilvl="0" w:tplc="C03422C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B22C1F"/>
    <w:multiLevelType w:val="hybridMultilevel"/>
    <w:tmpl w:val="B1300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3D2BCE"/>
    <w:multiLevelType w:val="multilevel"/>
    <w:tmpl w:val="45EE4B00"/>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47B1040E"/>
    <w:multiLevelType w:val="multilevel"/>
    <w:tmpl w:val="99CCA954"/>
    <w:lvl w:ilvl="0">
      <w:start w:val="4"/>
      <w:numFmt w:val="decimal"/>
      <w:lvlText w:val="%1"/>
      <w:lvlJc w:val="left"/>
      <w:pPr>
        <w:ind w:left="360" w:hanging="360"/>
      </w:pPr>
      <w:rPr>
        <w:rFonts w:hint="default"/>
        <w:b/>
      </w:rPr>
    </w:lvl>
    <w:lvl w:ilvl="1">
      <w:start w:val="2"/>
      <w:numFmt w:val="decimal"/>
      <w:lvlText w:val="%1.%2"/>
      <w:lvlJc w:val="left"/>
      <w:pPr>
        <w:ind w:left="360" w:hanging="360"/>
      </w:pPr>
      <w:rPr>
        <w:rFonts w:hint="default"/>
        <w:b/>
        <w:i w:val="0"/>
        <w:iCs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53DA0BD5"/>
    <w:multiLevelType w:val="multilevel"/>
    <w:tmpl w:val="592EC0F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3C13E39"/>
    <w:multiLevelType w:val="hybridMultilevel"/>
    <w:tmpl w:val="C39857AC"/>
    <w:lvl w:ilvl="0" w:tplc="C03422C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4F6BC2"/>
    <w:multiLevelType w:val="multilevel"/>
    <w:tmpl w:val="8180A5EE"/>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num w:numId="1" w16cid:durableId="240336090">
    <w:abstractNumId w:val="5"/>
  </w:num>
  <w:num w:numId="2" w16cid:durableId="226689283">
    <w:abstractNumId w:val="2"/>
  </w:num>
  <w:num w:numId="3" w16cid:durableId="517234716">
    <w:abstractNumId w:val="6"/>
  </w:num>
  <w:num w:numId="4" w16cid:durableId="835533620">
    <w:abstractNumId w:val="10"/>
  </w:num>
  <w:num w:numId="5" w16cid:durableId="1358892193">
    <w:abstractNumId w:val="4"/>
  </w:num>
  <w:num w:numId="6" w16cid:durableId="1542673483">
    <w:abstractNumId w:val="1"/>
  </w:num>
  <w:num w:numId="7" w16cid:durableId="874121944">
    <w:abstractNumId w:val="3"/>
  </w:num>
  <w:num w:numId="8" w16cid:durableId="119225708">
    <w:abstractNumId w:val="0"/>
  </w:num>
  <w:num w:numId="9" w16cid:durableId="531963667">
    <w:abstractNumId w:val="9"/>
  </w:num>
  <w:num w:numId="10" w16cid:durableId="1168593479">
    <w:abstractNumId w:val="8"/>
  </w:num>
  <w:num w:numId="11" w16cid:durableId="82786129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saway, Mike (gasawaml)">
    <w15:presenceInfo w15:providerId="AD" w15:userId="S::gasawaml@ucmail.uc.edu::547eb808-8849-49fa-a894-4eecedd7e1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1BB"/>
    <w:rsid w:val="000057B4"/>
    <w:rsid w:val="00007450"/>
    <w:rsid w:val="000209CC"/>
    <w:rsid w:val="000218B1"/>
    <w:rsid w:val="0003121F"/>
    <w:rsid w:val="00034828"/>
    <w:rsid w:val="00035B1E"/>
    <w:rsid w:val="00036087"/>
    <w:rsid w:val="00036323"/>
    <w:rsid w:val="00037B20"/>
    <w:rsid w:val="00037EC6"/>
    <w:rsid w:val="000469F6"/>
    <w:rsid w:val="00047A44"/>
    <w:rsid w:val="00060728"/>
    <w:rsid w:val="0006716A"/>
    <w:rsid w:val="00072693"/>
    <w:rsid w:val="00072CF2"/>
    <w:rsid w:val="0008080E"/>
    <w:rsid w:val="0008787B"/>
    <w:rsid w:val="00090396"/>
    <w:rsid w:val="00092A1D"/>
    <w:rsid w:val="00092AA9"/>
    <w:rsid w:val="0009334B"/>
    <w:rsid w:val="000A0ED9"/>
    <w:rsid w:val="000A29D9"/>
    <w:rsid w:val="000A563E"/>
    <w:rsid w:val="000A64FD"/>
    <w:rsid w:val="000B1008"/>
    <w:rsid w:val="000B390D"/>
    <w:rsid w:val="000B5584"/>
    <w:rsid w:val="000C0007"/>
    <w:rsid w:val="000C1990"/>
    <w:rsid w:val="000C496E"/>
    <w:rsid w:val="000C7438"/>
    <w:rsid w:val="000D0D0B"/>
    <w:rsid w:val="000E142A"/>
    <w:rsid w:val="000E2EFE"/>
    <w:rsid w:val="000E3135"/>
    <w:rsid w:val="000E7D00"/>
    <w:rsid w:val="000F35C9"/>
    <w:rsid w:val="000F7E06"/>
    <w:rsid w:val="001013D3"/>
    <w:rsid w:val="0011169F"/>
    <w:rsid w:val="00113371"/>
    <w:rsid w:val="001155C2"/>
    <w:rsid w:val="00121B3E"/>
    <w:rsid w:val="00123546"/>
    <w:rsid w:val="00126DB3"/>
    <w:rsid w:val="001300DF"/>
    <w:rsid w:val="00131CC5"/>
    <w:rsid w:val="001336C7"/>
    <w:rsid w:val="00133C4D"/>
    <w:rsid w:val="001351CD"/>
    <w:rsid w:val="0014295F"/>
    <w:rsid w:val="00143574"/>
    <w:rsid w:val="00156679"/>
    <w:rsid w:val="00163838"/>
    <w:rsid w:val="00167DAE"/>
    <w:rsid w:val="00175533"/>
    <w:rsid w:val="00177102"/>
    <w:rsid w:val="00185896"/>
    <w:rsid w:val="00190E25"/>
    <w:rsid w:val="00191FCC"/>
    <w:rsid w:val="00192C75"/>
    <w:rsid w:val="00192FBD"/>
    <w:rsid w:val="0019781A"/>
    <w:rsid w:val="00197E4E"/>
    <w:rsid w:val="001A276C"/>
    <w:rsid w:val="001B7465"/>
    <w:rsid w:val="001C0482"/>
    <w:rsid w:val="001C1281"/>
    <w:rsid w:val="001C3C27"/>
    <w:rsid w:val="001C506E"/>
    <w:rsid w:val="001D160F"/>
    <w:rsid w:val="001D6267"/>
    <w:rsid w:val="001E0179"/>
    <w:rsid w:val="001F4635"/>
    <w:rsid w:val="00201244"/>
    <w:rsid w:val="00205EC7"/>
    <w:rsid w:val="00214CA7"/>
    <w:rsid w:val="00216767"/>
    <w:rsid w:val="00216A8A"/>
    <w:rsid w:val="0021732D"/>
    <w:rsid w:val="002224A7"/>
    <w:rsid w:val="0022449B"/>
    <w:rsid w:val="00234E4C"/>
    <w:rsid w:val="00236EDF"/>
    <w:rsid w:val="00237927"/>
    <w:rsid w:val="0024620C"/>
    <w:rsid w:val="00246849"/>
    <w:rsid w:val="00252921"/>
    <w:rsid w:val="0025740C"/>
    <w:rsid w:val="00263FB3"/>
    <w:rsid w:val="00280427"/>
    <w:rsid w:val="00280751"/>
    <w:rsid w:val="00286191"/>
    <w:rsid w:val="002947C3"/>
    <w:rsid w:val="00297F3F"/>
    <w:rsid w:val="002B7CBB"/>
    <w:rsid w:val="002C082C"/>
    <w:rsid w:val="002C556C"/>
    <w:rsid w:val="002C6077"/>
    <w:rsid w:val="002D39C8"/>
    <w:rsid w:val="002D4A5B"/>
    <w:rsid w:val="002D5BD0"/>
    <w:rsid w:val="002D7345"/>
    <w:rsid w:val="002E0D02"/>
    <w:rsid w:val="002E4768"/>
    <w:rsid w:val="002F1D60"/>
    <w:rsid w:val="002F2B4C"/>
    <w:rsid w:val="002F63BF"/>
    <w:rsid w:val="002F7B06"/>
    <w:rsid w:val="003058A2"/>
    <w:rsid w:val="0031419F"/>
    <w:rsid w:val="0032060D"/>
    <w:rsid w:val="00321C34"/>
    <w:rsid w:val="003227DE"/>
    <w:rsid w:val="00323A68"/>
    <w:rsid w:val="00324342"/>
    <w:rsid w:val="00330A8E"/>
    <w:rsid w:val="00343798"/>
    <w:rsid w:val="003464AF"/>
    <w:rsid w:val="00350783"/>
    <w:rsid w:val="00351F73"/>
    <w:rsid w:val="003637BE"/>
    <w:rsid w:val="003725BB"/>
    <w:rsid w:val="003762AE"/>
    <w:rsid w:val="00376B1C"/>
    <w:rsid w:val="00381FF0"/>
    <w:rsid w:val="003834BD"/>
    <w:rsid w:val="00385A5F"/>
    <w:rsid w:val="00390CBF"/>
    <w:rsid w:val="00392F28"/>
    <w:rsid w:val="00397775"/>
    <w:rsid w:val="003A3421"/>
    <w:rsid w:val="003A4DDA"/>
    <w:rsid w:val="003B28A3"/>
    <w:rsid w:val="003B358A"/>
    <w:rsid w:val="003B4205"/>
    <w:rsid w:val="003B7B30"/>
    <w:rsid w:val="003C34F7"/>
    <w:rsid w:val="003C6828"/>
    <w:rsid w:val="003D06FD"/>
    <w:rsid w:val="003E00E5"/>
    <w:rsid w:val="003E1E05"/>
    <w:rsid w:val="003E5B90"/>
    <w:rsid w:val="003F0A0F"/>
    <w:rsid w:val="003F3F88"/>
    <w:rsid w:val="00403E9F"/>
    <w:rsid w:val="00404D2E"/>
    <w:rsid w:val="00405334"/>
    <w:rsid w:val="00413E09"/>
    <w:rsid w:val="004153E6"/>
    <w:rsid w:val="0041668F"/>
    <w:rsid w:val="00416769"/>
    <w:rsid w:val="004256F4"/>
    <w:rsid w:val="0043026C"/>
    <w:rsid w:val="00430487"/>
    <w:rsid w:val="00432F90"/>
    <w:rsid w:val="004352B0"/>
    <w:rsid w:val="004376C9"/>
    <w:rsid w:val="004401F8"/>
    <w:rsid w:val="00442CC7"/>
    <w:rsid w:val="00444746"/>
    <w:rsid w:val="0044573E"/>
    <w:rsid w:val="00451364"/>
    <w:rsid w:val="00457B64"/>
    <w:rsid w:val="00464B85"/>
    <w:rsid w:val="0047222C"/>
    <w:rsid w:val="004910C6"/>
    <w:rsid w:val="004938CE"/>
    <w:rsid w:val="00496C6E"/>
    <w:rsid w:val="004973A9"/>
    <w:rsid w:val="004A4C43"/>
    <w:rsid w:val="004A5A00"/>
    <w:rsid w:val="004A7036"/>
    <w:rsid w:val="004B3DA6"/>
    <w:rsid w:val="004B47D3"/>
    <w:rsid w:val="004B55C9"/>
    <w:rsid w:val="004C239F"/>
    <w:rsid w:val="004C5F32"/>
    <w:rsid w:val="004C7E09"/>
    <w:rsid w:val="004D4F6B"/>
    <w:rsid w:val="004D5190"/>
    <w:rsid w:val="004D5994"/>
    <w:rsid w:val="004D68A1"/>
    <w:rsid w:val="004D7352"/>
    <w:rsid w:val="004E13BD"/>
    <w:rsid w:val="004F23EC"/>
    <w:rsid w:val="004F5C3C"/>
    <w:rsid w:val="004F6045"/>
    <w:rsid w:val="00502D6C"/>
    <w:rsid w:val="00503219"/>
    <w:rsid w:val="00503D0C"/>
    <w:rsid w:val="00512223"/>
    <w:rsid w:val="00512FEB"/>
    <w:rsid w:val="00517E51"/>
    <w:rsid w:val="00520D66"/>
    <w:rsid w:val="00525F7F"/>
    <w:rsid w:val="005311BB"/>
    <w:rsid w:val="005314EC"/>
    <w:rsid w:val="005343CD"/>
    <w:rsid w:val="00536613"/>
    <w:rsid w:val="00536F67"/>
    <w:rsid w:val="0054477B"/>
    <w:rsid w:val="0054754E"/>
    <w:rsid w:val="00564525"/>
    <w:rsid w:val="005655A4"/>
    <w:rsid w:val="00566115"/>
    <w:rsid w:val="005677E1"/>
    <w:rsid w:val="00574671"/>
    <w:rsid w:val="005827B4"/>
    <w:rsid w:val="00583E18"/>
    <w:rsid w:val="005856F5"/>
    <w:rsid w:val="005860F1"/>
    <w:rsid w:val="0058772F"/>
    <w:rsid w:val="00592F18"/>
    <w:rsid w:val="00595BE9"/>
    <w:rsid w:val="00595C1C"/>
    <w:rsid w:val="005A516E"/>
    <w:rsid w:val="005A6D80"/>
    <w:rsid w:val="005B248F"/>
    <w:rsid w:val="005B7893"/>
    <w:rsid w:val="005C093B"/>
    <w:rsid w:val="005C1369"/>
    <w:rsid w:val="005D0400"/>
    <w:rsid w:val="005D4981"/>
    <w:rsid w:val="005E77D0"/>
    <w:rsid w:val="005F6103"/>
    <w:rsid w:val="00604E88"/>
    <w:rsid w:val="006057BA"/>
    <w:rsid w:val="0061358E"/>
    <w:rsid w:val="00616290"/>
    <w:rsid w:val="00621B3F"/>
    <w:rsid w:val="00621C32"/>
    <w:rsid w:val="0062221F"/>
    <w:rsid w:val="00622271"/>
    <w:rsid w:val="00623063"/>
    <w:rsid w:val="006253C5"/>
    <w:rsid w:val="00627068"/>
    <w:rsid w:val="00630F49"/>
    <w:rsid w:val="00653E46"/>
    <w:rsid w:val="006552D3"/>
    <w:rsid w:val="006554BE"/>
    <w:rsid w:val="006561A4"/>
    <w:rsid w:val="0066476B"/>
    <w:rsid w:val="006655FC"/>
    <w:rsid w:val="00674F83"/>
    <w:rsid w:val="00681FBD"/>
    <w:rsid w:val="00686F04"/>
    <w:rsid w:val="00686FFE"/>
    <w:rsid w:val="006870B9"/>
    <w:rsid w:val="00691AD2"/>
    <w:rsid w:val="00692E95"/>
    <w:rsid w:val="00693A5F"/>
    <w:rsid w:val="006A4EFA"/>
    <w:rsid w:val="006A693D"/>
    <w:rsid w:val="006C2D66"/>
    <w:rsid w:val="006D284B"/>
    <w:rsid w:val="006D2A99"/>
    <w:rsid w:val="006D592F"/>
    <w:rsid w:val="006D7635"/>
    <w:rsid w:val="006E2B39"/>
    <w:rsid w:val="006E383F"/>
    <w:rsid w:val="006F2417"/>
    <w:rsid w:val="006F532C"/>
    <w:rsid w:val="00704D92"/>
    <w:rsid w:val="00705B90"/>
    <w:rsid w:val="007066CE"/>
    <w:rsid w:val="00711CDE"/>
    <w:rsid w:val="00711F81"/>
    <w:rsid w:val="00712309"/>
    <w:rsid w:val="00713DA0"/>
    <w:rsid w:val="007213DF"/>
    <w:rsid w:val="00721F09"/>
    <w:rsid w:val="00724CB2"/>
    <w:rsid w:val="00725D15"/>
    <w:rsid w:val="007286AE"/>
    <w:rsid w:val="00730EB2"/>
    <w:rsid w:val="00731902"/>
    <w:rsid w:val="00731F81"/>
    <w:rsid w:val="00732622"/>
    <w:rsid w:val="00737181"/>
    <w:rsid w:val="00746404"/>
    <w:rsid w:val="007619ED"/>
    <w:rsid w:val="00764150"/>
    <w:rsid w:val="007706B7"/>
    <w:rsid w:val="007717D5"/>
    <w:rsid w:val="007760E0"/>
    <w:rsid w:val="00777659"/>
    <w:rsid w:val="007826A2"/>
    <w:rsid w:val="00783010"/>
    <w:rsid w:val="0078466B"/>
    <w:rsid w:val="0078622A"/>
    <w:rsid w:val="007866B7"/>
    <w:rsid w:val="007927A1"/>
    <w:rsid w:val="007A263A"/>
    <w:rsid w:val="007B02E8"/>
    <w:rsid w:val="007C0F4E"/>
    <w:rsid w:val="007C3B40"/>
    <w:rsid w:val="007C6062"/>
    <w:rsid w:val="007D0B1A"/>
    <w:rsid w:val="007D4CA9"/>
    <w:rsid w:val="007D604C"/>
    <w:rsid w:val="007E367D"/>
    <w:rsid w:val="007F0D4D"/>
    <w:rsid w:val="007F10B7"/>
    <w:rsid w:val="007F3332"/>
    <w:rsid w:val="007F4716"/>
    <w:rsid w:val="008023FF"/>
    <w:rsid w:val="0081008C"/>
    <w:rsid w:val="008334C9"/>
    <w:rsid w:val="008334E3"/>
    <w:rsid w:val="00833E68"/>
    <w:rsid w:val="008349B4"/>
    <w:rsid w:val="00836B45"/>
    <w:rsid w:val="00840A25"/>
    <w:rsid w:val="00841807"/>
    <w:rsid w:val="00841ABB"/>
    <w:rsid w:val="0084714F"/>
    <w:rsid w:val="0085170C"/>
    <w:rsid w:val="0085258E"/>
    <w:rsid w:val="00855D1B"/>
    <w:rsid w:val="0085694F"/>
    <w:rsid w:val="00857E7C"/>
    <w:rsid w:val="00857FB4"/>
    <w:rsid w:val="0086025E"/>
    <w:rsid w:val="00860993"/>
    <w:rsid w:val="00860AEB"/>
    <w:rsid w:val="00860ECC"/>
    <w:rsid w:val="00870216"/>
    <w:rsid w:val="00870816"/>
    <w:rsid w:val="00873E0B"/>
    <w:rsid w:val="0087670E"/>
    <w:rsid w:val="0088319D"/>
    <w:rsid w:val="00887268"/>
    <w:rsid w:val="008910A9"/>
    <w:rsid w:val="008A0906"/>
    <w:rsid w:val="008A1C98"/>
    <w:rsid w:val="008A55E8"/>
    <w:rsid w:val="008B79A1"/>
    <w:rsid w:val="008C0849"/>
    <w:rsid w:val="008C1CE7"/>
    <w:rsid w:val="008C20E4"/>
    <w:rsid w:val="008C24B0"/>
    <w:rsid w:val="008C67A4"/>
    <w:rsid w:val="008D0945"/>
    <w:rsid w:val="008D0E9D"/>
    <w:rsid w:val="008E01C2"/>
    <w:rsid w:val="008E23B1"/>
    <w:rsid w:val="008E729B"/>
    <w:rsid w:val="008F055F"/>
    <w:rsid w:val="008F2E71"/>
    <w:rsid w:val="008F452A"/>
    <w:rsid w:val="008F4560"/>
    <w:rsid w:val="008F647B"/>
    <w:rsid w:val="00901A56"/>
    <w:rsid w:val="009075AA"/>
    <w:rsid w:val="00923300"/>
    <w:rsid w:val="0092669F"/>
    <w:rsid w:val="00932B7B"/>
    <w:rsid w:val="009421B1"/>
    <w:rsid w:val="00947C81"/>
    <w:rsid w:val="00966B4D"/>
    <w:rsid w:val="009703FB"/>
    <w:rsid w:val="00970A45"/>
    <w:rsid w:val="00995542"/>
    <w:rsid w:val="009A2D0E"/>
    <w:rsid w:val="009A63CE"/>
    <w:rsid w:val="009B1F06"/>
    <w:rsid w:val="009B2D4E"/>
    <w:rsid w:val="009B5C0D"/>
    <w:rsid w:val="009B6201"/>
    <w:rsid w:val="009B67E3"/>
    <w:rsid w:val="009C032A"/>
    <w:rsid w:val="009E5F37"/>
    <w:rsid w:val="009E640F"/>
    <w:rsid w:val="009E73EB"/>
    <w:rsid w:val="009E7E50"/>
    <w:rsid w:val="009F181C"/>
    <w:rsid w:val="00A044C2"/>
    <w:rsid w:val="00A05409"/>
    <w:rsid w:val="00A133FB"/>
    <w:rsid w:val="00A16656"/>
    <w:rsid w:val="00A1793C"/>
    <w:rsid w:val="00A225F8"/>
    <w:rsid w:val="00A24AB4"/>
    <w:rsid w:val="00A3134A"/>
    <w:rsid w:val="00A32CF8"/>
    <w:rsid w:val="00A351F4"/>
    <w:rsid w:val="00A44925"/>
    <w:rsid w:val="00A46096"/>
    <w:rsid w:val="00A5137D"/>
    <w:rsid w:val="00A566DA"/>
    <w:rsid w:val="00A63073"/>
    <w:rsid w:val="00A64E1A"/>
    <w:rsid w:val="00A76B6B"/>
    <w:rsid w:val="00A807A3"/>
    <w:rsid w:val="00A859B9"/>
    <w:rsid w:val="00A909B4"/>
    <w:rsid w:val="00A909E3"/>
    <w:rsid w:val="00A9669F"/>
    <w:rsid w:val="00A96FC4"/>
    <w:rsid w:val="00AA1EA8"/>
    <w:rsid w:val="00AB0911"/>
    <w:rsid w:val="00AB0C03"/>
    <w:rsid w:val="00AB50BF"/>
    <w:rsid w:val="00AB53FC"/>
    <w:rsid w:val="00AB7633"/>
    <w:rsid w:val="00AC14A0"/>
    <w:rsid w:val="00AC3D03"/>
    <w:rsid w:val="00AC4FBE"/>
    <w:rsid w:val="00AE000C"/>
    <w:rsid w:val="00AE0C24"/>
    <w:rsid w:val="00AE5040"/>
    <w:rsid w:val="00AF11F3"/>
    <w:rsid w:val="00AF556A"/>
    <w:rsid w:val="00AF658D"/>
    <w:rsid w:val="00B05C19"/>
    <w:rsid w:val="00B1510E"/>
    <w:rsid w:val="00B17B2A"/>
    <w:rsid w:val="00B26C58"/>
    <w:rsid w:val="00B30BAB"/>
    <w:rsid w:val="00B334A9"/>
    <w:rsid w:val="00B34D89"/>
    <w:rsid w:val="00B40B32"/>
    <w:rsid w:val="00B50EFC"/>
    <w:rsid w:val="00B51A8A"/>
    <w:rsid w:val="00B60F94"/>
    <w:rsid w:val="00B647C9"/>
    <w:rsid w:val="00B661C3"/>
    <w:rsid w:val="00B71AD4"/>
    <w:rsid w:val="00B8148D"/>
    <w:rsid w:val="00B8449D"/>
    <w:rsid w:val="00B85B05"/>
    <w:rsid w:val="00B86C93"/>
    <w:rsid w:val="00B90116"/>
    <w:rsid w:val="00B9506A"/>
    <w:rsid w:val="00BB288A"/>
    <w:rsid w:val="00BB2C0C"/>
    <w:rsid w:val="00BB6D3D"/>
    <w:rsid w:val="00BC3B1B"/>
    <w:rsid w:val="00BC6762"/>
    <w:rsid w:val="00BD0947"/>
    <w:rsid w:val="00BD5D59"/>
    <w:rsid w:val="00BD6107"/>
    <w:rsid w:val="00BE37BD"/>
    <w:rsid w:val="00BF0BF0"/>
    <w:rsid w:val="00BF44EF"/>
    <w:rsid w:val="00BF5BBD"/>
    <w:rsid w:val="00BF6E89"/>
    <w:rsid w:val="00BF7D41"/>
    <w:rsid w:val="00C012FF"/>
    <w:rsid w:val="00C03791"/>
    <w:rsid w:val="00C0668F"/>
    <w:rsid w:val="00C10CC9"/>
    <w:rsid w:val="00C21A6B"/>
    <w:rsid w:val="00C21B25"/>
    <w:rsid w:val="00C24C4A"/>
    <w:rsid w:val="00C25D70"/>
    <w:rsid w:val="00C262EF"/>
    <w:rsid w:val="00C26BEA"/>
    <w:rsid w:val="00C26D08"/>
    <w:rsid w:val="00C30429"/>
    <w:rsid w:val="00C36870"/>
    <w:rsid w:val="00C3703F"/>
    <w:rsid w:val="00C42450"/>
    <w:rsid w:val="00C43EAC"/>
    <w:rsid w:val="00C52EA2"/>
    <w:rsid w:val="00C6176C"/>
    <w:rsid w:val="00C6532A"/>
    <w:rsid w:val="00C75E4F"/>
    <w:rsid w:val="00C86EB2"/>
    <w:rsid w:val="00C87449"/>
    <w:rsid w:val="00C90C54"/>
    <w:rsid w:val="00C927C8"/>
    <w:rsid w:val="00C97206"/>
    <w:rsid w:val="00CA1D91"/>
    <w:rsid w:val="00CA6F47"/>
    <w:rsid w:val="00CC2850"/>
    <w:rsid w:val="00CC4ED7"/>
    <w:rsid w:val="00CD2A42"/>
    <w:rsid w:val="00CD7A6C"/>
    <w:rsid w:val="00CF18A6"/>
    <w:rsid w:val="00CF2F28"/>
    <w:rsid w:val="00CF41B0"/>
    <w:rsid w:val="00CF6006"/>
    <w:rsid w:val="00CF63D6"/>
    <w:rsid w:val="00D02098"/>
    <w:rsid w:val="00D04789"/>
    <w:rsid w:val="00D0546D"/>
    <w:rsid w:val="00D10CB7"/>
    <w:rsid w:val="00D11774"/>
    <w:rsid w:val="00D134A0"/>
    <w:rsid w:val="00D1617A"/>
    <w:rsid w:val="00D17B3F"/>
    <w:rsid w:val="00D20015"/>
    <w:rsid w:val="00D226A6"/>
    <w:rsid w:val="00D23769"/>
    <w:rsid w:val="00D25795"/>
    <w:rsid w:val="00D27A89"/>
    <w:rsid w:val="00D31F11"/>
    <w:rsid w:val="00D416D1"/>
    <w:rsid w:val="00D43ED0"/>
    <w:rsid w:val="00D466A2"/>
    <w:rsid w:val="00D56289"/>
    <w:rsid w:val="00D5647C"/>
    <w:rsid w:val="00D5700F"/>
    <w:rsid w:val="00D65E62"/>
    <w:rsid w:val="00D66847"/>
    <w:rsid w:val="00D73B17"/>
    <w:rsid w:val="00D744AB"/>
    <w:rsid w:val="00D751CC"/>
    <w:rsid w:val="00D75743"/>
    <w:rsid w:val="00D82809"/>
    <w:rsid w:val="00D85972"/>
    <w:rsid w:val="00D86C78"/>
    <w:rsid w:val="00D96CC6"/>
    <w:rsid w:val="00DA1D81"/>
    <w:rsid w:val="00DA2E47"/>
    <w:rsid w:val="00DA4B8E"/>
    <w:rsid w:val="00DB0FCB"/>
    <w:rsid w:val="00DB162C"/>
    <w:rsid w:val="00DB5010"/>
    <w:rsid w:val="00DB5C9C"/>
    <w:rsid w:val="00DC0C94"/>
    <w:rsid w:val="00DC2156"/>
    <w:rsid w:val="00DC31AD"/>
    <w:rsid w:val="00DD1A25"/>
    <w:rsid w:val="00DD5548"/>
    <w:rsid w:val="00DE2B11"/>
    <w:rsid w:val="00DE47B7"/>
    <w:rsid w:val="00DE4C31"/>
    <w:rsid w:val="00DE627C"/>
    <w:rsid w:val="00DF3F23"/>
    <w:rsid w:val="00DF64A6"/>
    <w:rsid w:val="00E01787"/>
    <w:rsid w:val="00E04FD1"/>
    <w:rsid w:val="00E1124E"/>
    <w:rsid w:val="00E12540"/>
    <w:rsid w:val="00E20606"/>
    <w:rsid w:val="00E234D4"/>
    <w:rsid w:val="00E247AF"/>
    <w:rsid w:val="00E30CAA"/>
    <w:rsid w:val="00E31D03"/>
    <w:rsid w:val="00E36278"/>
    <w:rsid w:val="00E42E01"/>
    <w:rsid w:val="00E4581B"/>
    <w:rsid w:val="00E46915"/>
    <w:rsid w:val="00E47550"/>
    <w:rsid w:val="00E61422"/>
    <w:rsid w:val="00E623F6"/>
    <w:rsid w:val="00E63EF0"/>
    <w:rsid w:val="00E64FB7"/>
    <w:rsid w:val="00E71145"/>
    <w:rsid w:val="00E7324D"/>
    <w:rsid w:val="00E8296C"/>
    <w:rsid w:val="00E90CAC"/>
    <w:rsid w:val="00E910D7"/>
    <w:rsid w:val="00E92151"/>
    <w:rsid w:val="00E93F6E"/>
    <w:rsid w:val="00E940BB"/>
    <w:rsid w:val="00EA4859"/>
    <w:rsid w:val="00EA5D61"/>
    <w:rsid w:val="00EA6C9F"/>
    <w:rsid w:val="00EB02A8"/>
    <w:rsid w:val="00EB7A3B"/>
    <w:rsid w:val="00EB7DD7"/>
    <w:rsid w:val="00EC7F98"/>
    <w:rsid w:val="00ED2E81"/>
    <w:rsid w:val="00ED3C11"/>
    <w:rsid w:val="00ED4B5A"/>
    <w:rsid w:val="00EE2F46"/>
    <w:rsid w:val="00EE7EC0"/>
    <w:rsid w:val="00F077D7"/>
    <w:rsid w:val="00F07D21"/>
    <w:rsid w:val="00F13CEE"/>
    <w:rsid w:val="00F1447D"/>
    <w:rsid w:val="00F15035"/>
    <w:rsid w:val="00F169DB"/>
    <w:rsid w:val="00F2076E"/>
    <w:rsid w:val="00F22016"/>
    <w:rsid w:val="00F236AC"/>
    <w:rsid w:val="00F27E2F"/>
    <w:rsid w:val="00F305BC"/>
    <w:rsid w:val="00F35A64"/>
    <w:rsid w:val="00F44574"/>
    <w:rsid w:val="00F5104A"/>
    <w:rsid w:val="00F52AF6"/>
    <w:rsid w:val="00F536B2"/>
    <w:rsid w:val="00F562D4"/>
    <w:rsid w:val="00F67FEA"/>
    <w:rsid w:val="00F70F4F"/>
    <w:rsid w:val="00F7668A"/>
    <w:rsid w:val="00F77F26"/>
    <w:rsid w:val="00F86469"/>
    <w:rsid w:val="00F87226"/>
    <w:rsid w:val="00FA001F"/>
    <w:rsid w:val="00FA2D8A"/>
    <w:rsid w:val="00FB3998"/>
    <w:rsid w:val="00FC1529"/>
    <w:rsid w:val="00FC2ABA"/>
    <w:rsid w:val="00FC2F80"/>
    <w:rsid w:val="00FC56F3"/>
    <w:rsid w:val="00FC67E7"/>
    <w:rsid w:val="00FD2EAA"/>
    <w:rsid w:val="00FD53AE"/>
    <w:rsid w:val="00FE4BF4"/>
    <w:rsid w:val="00FE5BCF"/>
    <w:rsid w:val="00FF10B4"/>
    <w:rsid w:val="00FF241C"/>
    <w:rsid w:val="00FF566C"/>
    <w:rsid w:val="00FF5782"/>
    <w:rsid w:val="00FF7EC8"/>
    <w:rsid w:val="010306ED"/>
    <w:rsid w:val="0269873B"/>
    <w:rsid w:val="033B654F"/>
    <w:rsid w:val="04688BF6"/>
    <w:rsid w:val="04BC91AF"/>
    <w:rsid w:val="06400725"/>
    <w:rsid w:val="0698F9B7"/>
    <w:rsid w:val="0C41B26E"/>
    <w:rsid w:val="0CA89E3D"/>
    <w:rsid w:val="0CBF68BA"/>
    <w:rsid w:val="0DC234B7"/>
    <w:rsid w:val="0F9581A3"/>
    <w:rsid w:val="11A371FB"/>
    <w:rsid w:val="11B02D1C"/>
    <w:rsid w:val="12D5DBDE"/>
    <w:rsid w:val="13F28632"/>
    <w:rsid w:val="15812125"/>
    <w:rsid w:val="15B74834"/>
    <w:rsid w:val="16847AB5"/>
    <w:rsid w:val="1C68F4E8"/>
    <w:rsid w:val="1EB2D20F"/>
    <w:rsid w:val="1EB648C7"/>
    <w:rsid w:val="1EE811CD"/>
    <w:rsid w:val="1F1EE8D7"/>
    <w:rsid w:val="1F6B78CC"/>
    <w:rsid w:val="1FA0A092"/>
    <w:rsid w:val="2038E445"/>
    <w:rsid w:val="22595096"/>
    <w:rsid w:val="22C81940"/>
    <w:rsid w:val="23AEF16C"/>
    <w:rsid w:val="26292535"/>
    <w:rsid w:val="26D60527"/>
    <w:rsid w:val="26D9FB55"/>
    <w:rsid w:val="26DF0A4A"/>
    <w:rsid w:val="276D7243"/>
    <w:rsid w:val="279C3CEB"/>
    <w:rsid w:val="28CC0804"/>
    <w:rsid w:val="29A71924"/>
    <w:rsid w:val="2AC667F4"/>
    <w:rsid w:val="2D6A1FEB"/>
    <w:rsid w:val="302A55FE"/>
    <w:rsid w:val="314194BC"/>
    <w:rsid w:val="327569A0"/>
    <w:rsid w:val="32B84139"/>
    <w:rsid w:val="34D3E6E3"/>
    <w:rsid w:val="3565DA7F"/>
    <w:rsid w:val="38BAE463"/>
    <w:rsid w:val="3B549126"/>
    <w:rsid w:val="3C2C5806"/>
    <w:rsid w:val="3C501824"/>
    <w:rsid w:val="3C787CE2"/>
    <w:rsid w:val="3F0BF5C2"/>
    <w:rsid w:val="3F6007F5"/>
    <w:rsid w:val="401FD17E"/>
    <w:rsid w:val="4028451E"/>
    <w:rsid w:val="410A5C7D"/>
    <w:rsid w:val="44CE2121"/>
    <w:rsid w:val="471CC601"/>
    <w:rsid w:val="4748A98D"/>
    <w:rsid w:val="4B322332"/>
    <w:rsid w:val="4B7C757A"/>
    <w:rsid w:val="4B9C5EE4"/>
    <w:rsid w:val="4BFCCD9C"/>
    <w:rsid w:val="4CD7E2B7"/>
    <w:rsid w:val="4D044A1E"/>
    <w:rsid w:val="4D75296F"/>
    <w:rsid w:val="4EC54083"/>
    <w:rsid w:val="4EE5ABEB"/>
    <w:rsid w:val="4FA05406"/>
    <w:rsid w:val="50DDA11A"/>
    <w:rsid w:val="51E0F3D7"/>
    <w:rsid w:val="5366FF3A"/>
    <w:rsid w:val="5416052F"/>
    <w:rsid w:val="55BE6106"/>
    <w:rsid w:val="5744F0D1"/>
    <w:rsid w:val="5786C1CE"/>
    <w:rsid w:val="58FCCAB8"/>
    <w:rsid w:val="5924ED1A"/>
    <w:rsid w:val="593BED5D"/>
    <w:rsid w:val="5B55B5C2"/>
    <w:rsid w:val="5CA69292"/>
    <w:rsid w:val="5D061E7E"/>
    <w:rsid w:val="5D1627F1"/>
    <w:rsid w:val="5EC2176B"/>
    <w:rsid w:val="5EF5162B"/>
    <w:rsid w:val="5F298142"/>
    <w:rsid w:val="5F753890"/>
    <w:rsid w:val="5F9C6C39"/>
    <w:rsid w:val="631379EA"/>
    <w:rsid w:val="631EF458"/>
    <w:rsid w:val="634BCA09"/>
    <w:rsid w:val="64B03903"/>
    <w:rsid w:val="65148CD4"/>
    <w:rsid w:val="66ACF8B7"/>
    <w:rsid w:val="67E8684C"/>
    <w:rsid w:val="687468F4"/>
    <w:rsid w:val="68775792"/>
    <w:rsid w:val="696D52B2"/>
    <w:rsid w:val="6B96EA21"/>
    <w:rsid w:val="6BCEC841"/>
    <w:rsid w:val="6F1F86C6"/>
    <w:rsid w:val="6F7451AF"/>
    <w:rsid w:val="6FDA3533"/>
    <w:rsid w:val="70A7CD4A"/>
    <w:rsid w:val="73169452"/>
    <w:rsid w:val="732EADDC"/>
    <w:rsid w:val="74B9259C"/>
    <w:rsid w:val="753F4B26"/>
    <w:rsid w:val="757DA817"/>
    <w:rsid w:val="77DD7ED2"/>
    <w:rsid w:val="78256375"/>
    <w:rsid w:val="78561B40"/>
    <w:rsid w:val="79189D37"/>
    <w:rsid w:val="7CAB8CC8"/>
    <w:rsid w:val="7CC0B1E6"/>
    <w:rsid w:val="7CEEA085"/>
    <w:rsid w:val="7DD6D2DF"/>
    <w:rsid w:val="7F20A1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0C332"/>
  <w15:chartTrackingRefBased/>
  <w15:docId w15:val="{93E38D03-1A40-42E4-B098-B178575B8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1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83E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349B4"/>
    <w:pPr>
      <w:keepNext/>
      <w:keepLines/>
      <w:autoSpaceDE w:val="0"/>
      <w:autoSpaceDN w:val="0"/>
      <w:adjustRightInd w:val="0"/>
      <w:spacing w:before="40" w:after="0" w:line="240" w:lineRule="auto"/>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11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11BB"/>
  </w:style>
  <w:style w:type="paragraph" w:styleId="Footer">
    <w:name w:val="footer"/>
    <w:basedOn w:val="Normal"/>
    <w:link w:val="FooterChar"/>
    <w:uiPriority w:val="99"/>
    <w:unhideWhenUsed/>
    <w:rsid w:val="005311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11BB"/>
  </w:style>
  <w:style w:type="table" w:styleId="TableGrid">
    <w:name w:val="Table Grid"/>
    <w:basedOn w:val="TableNormal"/>
    <w:uiPriority w:val="39"/>
    <w:rsid w:val="005311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311B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311BB"/>
    <w:pPr>
      <w:ind w:left="720"/>
      <w:contextualSpacing/>
    </w:pPr>
  </w:style>
  <w:style w:type="character" w:styleId="PlaceholderText">
    <w:name w:val="Placeholder Text"/>
    <w:basedOn w:val="DefaultParagraphFont"/>
    <w:uiPriority w:val="99"/>
    <w:semiHidden/>
    <w:rsid w:val="008349B4"/>
    <w:rPr>
      <w:color w:val="808080"/>
    </w:rPr>
  </w:style>
  <w:style w:type="character" w:customStyle="1" w:styleId="CPSTYLE">
    <w:name w:val="CPSTYLE"/>
    <w:basedOn w:val="DefaultParagraphFont"/>
    <w:uiPriority w:val="1"/>
    <w:qFormat/>
    <w:rsid w:val="008349B4"/>
    <w:rPr>
      <w:rFonts w:asciiTheme="minorHAnsi" w:hAnsiTheme="minorHAnsi"/>
      <w:sz w:val="28"/>
    </w:rPr>
  </w:style>
  <w:style w:type="character" w:customStyle="1" w:styleId="Heading3Char">
    <w:name w:val="Heading 3 Char"/>
    <w:basedOn w:val="DefaultParagraphFont"/>
    <w:link w:val="Heading3"/>
    <w:uiPriority w:val="9"/>
    <w:rsid w:val="008349B4"/>
    <w:rPr>
      <w:rFonts w:asciiTheme="majorHAnsi" w:eastAsiaTheme="majorEastAsia" w:hAnsiTheme="majorHAnsi" w:cstheme="majorBidi"/>
      <w:color w:val="1F3763" w:themeColor="accent1" w:themeShade="7F"/>
      <w:sz w:val="24"/>
      <w:szCs w:val="24"/>
    </w:rPr>
  </w:style>
  <w:style w:type="paragraph" w:customStyle="1" w:styleId="StatementLevel1">
    <w:name w:val="Statement Level 1"/>
    <w:basedOn w:val="Normal"/>
    <w:link w:val="StatementLevel1Char"/>
    <w:rsid w:val="000B1008"/>
    <w:pPr>
      <w:spacing w:after="0" w:line="240" w:lineRule="auto"/>
    </w:pPr>
    <w:rPr>
      <w:rFonts w:ascii="Arial Narrow" w:eastAsia="Times New Roman" w:hAnsi="Arial Narrow" w:cs="Times New Roman"/>
      <w:sz w:val="20"/>
      <w:szCs w:val="24"/>
    </w:rPr>
  </w:style>
  <w:style w:type="character" w:customStyle="1" w:styleId="StatementLevel1Char">
    <w:name w:val="Statement Level 1 Char"/>
    <w:link w:val="StatementLevel1"/>
    <w:rsid w:val="000B1008"/>
    <w:rPr>
      <w:rFonts w:ascii="Arial Narrow" w:eastAsia="Times New Roman" w:hAnsi="Arial Narrow" w:cs="Times New Roman"/>
      <w:sz w:val="20"/>
      <w:szCs w:val="24"/>
    </w:rPr>
  </w:style>
  <w:style w:type="character" w:styleId="CommentReference">
    <w:name w:val="annotation reference"/>
    <w:basedOn w:val="DefaultParagraphFont"/>
    <w:uiPriority w:val="99"/>
    <w:semiHidden/>
    <w:unhideWhenUsed/>
    <w:rsid w:val="003725BB"/>
    <w:rPr>
      <w:sz w:val="16"/>
      <w:szCs w:val="16"/>
    </w:rPr>
  </w:style>
  <w:style w:type="paragraph" w:styleId="CommentText">
    <w:name w:val="annotation text"/>
    <w:basedOn w:val="Normal"/>
    <w:link w:val="CommentTextChar"/>
    <w:uiPriority w:val="99"/>
    <w:unhideWhenUsed/>
    <w:rsid w:val="003725BB"/>
    <w:pPr>
      <w:spacing w:line="240" w:lineRule="auto"/>
    </w:pPr>
    <w:rPr>
      <w:sz w:val="20"/>
      <w:szCs w:val="20"/>
    </w:rPr>
  </w:style>
  <w:style w:type="character" w:customStyle="1" w:styleId="CommentTextChar">
    <w:name w:val="Comment Text Char"/>
    <w:basedOn w:val="DefaultParagraphFont"/>
    <w:link w:val="CommentText"/>
    <w:uiPriority w:val="99"/>
    <w:rsid w:val="003725BB"/>
    <w:rPr>
      <w:sz w:val="20"/>
      <w:szCs w:val="20"/>
    </w:rPr>
  </w:style>
  <w:style w:type="character" w:styleId="Hyperlink">
    <w:name w:val="Hyperlink"/>
    <w:basedOn w:val="DefaultParagraphFont"/>
    <w:uiPriority w:val="99"/>
    <w:unhideWhenUsed/>
    <w:rsid w:val="003725BB"/>
    <w:rPr>
      <w:color w:val="0563C1" w:themeColor="hyperlink"/>
      <w:u w:val="single"/>
    </w:rPr>
  </w:style>
  <w:style w:type="character" w:customStyle="1" w:styleId="Heading2Char">
    <w:name w:val="Heading 2 Char"/>
    <w:basedOn w:val="DefaultParagraphFont"/>
    <w:link w:val="Heading2"/>
    <w:uiPriority w:val="9"/>
    <w:rsid w:val="00583E18"/>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8334C9"/>
    <w:pPr>
      <w:outlineLvl w:val="9"/>
    </w:pPr>
  </w:style>
  <w:style w:type="character" w:styleId="UnresolvedMention">
    <w:name w:val="Unresolved Mention"/>
    <w:basedOn w:val="DefaultParagraphFont"/>
    <w:uiPriority w:val="99"/>
    <w:semiHidden/>
    <w:unhideWhenUsed/>
    <w:rsid w:val="009E5F37"/>
    <w:rPr>
      <w:color w:val="605E5C"/>
      <w:shd w:val="clear" w:color="auto" w:fill="E1DFDD"/>
    </w:rPr>
  </w:style>
  <w:style w:type="character" w:styleId="PageNumber">
    <w:name w:val="page number"/>
    <w:basedOn w:val="DefaultParagraphFont"/>
    <w:rsid w:val="008D0E9D"/>
  </w:style>
  <w:style w:type="character" w:styleId="FollowedHyperlink">
    <w:name w:val="FollowedHyperlink"/>
    <w:basedOn w:val="DefaultParagraphFont"/>
    <w:uiPriority w:val="99"/>
    <w:semiHidden/>
    <w:unhideWhenUsed/>
    <w:rsid w:val="00A225F8"/>
    <w:rPr>
      <w:color w:val="954F72" w:themeColor="followedHyperlink"/>
      <w:u w:val="single"/>
    </w:rPr>
  </w:style>
  <w:style w:type="paragraph" w:styleId="Revision">
    <w:name w:val="Revision"/>
    <w:hidden/>
    <w:uiPriority w:val="99"/>
    <w:semiHidden/>
    <w:rsid w:val="00A1665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hs.gov/ohrp/regulations-and-policy/decision-charts-2018/index.html" TargetMode="External"/><Relationship Id="rId13" Type="http://schemas.openxmlformats.org/officeDocument/2006/relationships/hyperlink" Target="https://www.uc.edu/about/ucit/software-tools/ai/guidelines.html" TargetMode="External"/><Relationship Id="rId18" Type="http://schemas.openxmlformats.org/officeDocument/2006/relationships/footer" Target="footer1.xml"/><Relationship Id="rId26" Type="http://schemas.microsoft.com/office/2020/10/relationships/intelligence" Target="intelligence2.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www.hhs.gov/ohrp/regulations-and-policy/decision-charts-2018/index.html" TargetMode="External"/><Relationship Id="rId12" Type="http://schemas.openxmlformats.org/officeDocument/2006/relationships/hyperlink" Target="https://www.hhs.gov/ohrp/regulations-and-policy/decision-charts-2018/index.html" TargetMode="Externa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hs.gov/ohrp/regulations-and-policy/decision-charts-2018/index.html" TargetMode="External"/><Relationship Id="rId24"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hyperlink" Target="https://rap.irb.uc.edu/IRB/sd/Rooms/DisplayPages/LayoutInitial?Container=com.webridge.entity.Entity%5bOID%5b54BB18B93C9FC9498D4E957C68450B13%5d%5d" TargetMode="External"/><Relationship Id="rId23" Type="http://schemas.microsoft.com/office/2011/relationships/people" Target="people.xml"/><Relationship Id="rId10" Type="http://schemas.openxmlformats.org/officeDocument/2006/relationships/hyperlink" Target="https://www.hhs.gov/ohrp/regulations-and-policy/decision-charts-2018/index.html"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hhs.gov/ohrp/regulations-and-policy/decision-charts-2018/index.html" TargetMode="External"/><Relationship Id="rId14" Type="http://schemas.openxmlformats.org/officeDocument/2006/relationships/hyperlink" Target="https://rap.irb.uc.edu/IRB/sd/Rooms/DisplayPages/LayoutInitial?Container=com.webridge.entity.Entity%5bOID%5b54BB18B93C9FC9498D4E957C68450B13%5d%5d"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2F5909D5EE942B8BD8F9201C39EBEB2"/>
        <w:category>
          <w:name w:val="General"/>
          <w:gallery w:val="placeholder"/>
        </w:category>
        <w:types>
          <w:type w:val="bbPlcHdr"/>
        </w:types>
        <w:behaviors>
          <w:behavior w:val="content"/>
        </w:behaviors>
        <w:guid w:val="{9E1CDE99-F1EA-47D5-8EAC-2C2A162AB356}"/>
      </w:docPartPr>
      <w:docPartBody>
        <w:p w:rsidR="00430487" w:rsidRDefault="00430487" w:rsidP="00430487">
          <w:pPr>
            <w:pStyle w:val="B2F5909D5EE942B8BD8F9201C39EBEB21"/>
          </w:pPr>
          <w:r w:rsidRPr="008349B4">
            <w:rPr>
              <w:rStyle w:val="PlaceholderText"/>
              <w:sz w:val="24"/>
              <w:szCs w:val="24"/>
            </w:rPr>
            <w:t>Click or tap here to enter text.</w:t>
          </w:r>
        </w:p>
      </w:docPartBody>
    </w:docPart>
    <w:docPart>
      <w:docPartPr>
        <w:name w:val="F1D557C004C046879B6F0AAA2D8529E3"/>
        <w:category>
          <w:name w:val="General"/>
          <w:gallery w:val="placeholder"/>
        </w:category>
        <w:types>
          <w:type w:val="bbPlcHdr"/>
        </w:types>
        <w:behaviors>
          <w:behavior w:val="content"/>
        </w:behaviors>
        <w:guid w:val="{60E5C991-0BC6-493D-B828-836E8EF177DA}"/>
      </w:docPartPr>
      <w:docPartBody>
        <w:p w:rsidR="00430487" w:rsidRDefault="00430487" w:rsidP="00430487">
          <w:pPr>
            <w:pStyle w:val="F1D557C004C046879B6F0AAA2D8529E31"/>
          </w:pPr>
          <w:r w:rsidRPr="008349B4">
            <w:rPr>
              <w:rStyle w:val="PlaceholderText"/>
              <w:sz w:val="24"/>
              <w:szCs w:val="24"/>
            </w:rPr>
            <w:t>Click or tap here to enter text.</w:t>
          </w:r>
        </w:p>
      </w:docPartBody>
    </w:docPart>
    <w:docPart>
      <w:docPartPr>
        <w:name w:val="B3BCEF66472242D7B75CB792CAE1B5E4"/>
        <w:category>
          <w:name w:val="General"/>
          <w:gallery w:val="placeholder"/>
        </w:category>
        <w:types>
          <w:type w:val="bbPlcHdr"/>
        </w:types>
        <w:behaviors>
          <w:behavior w:val="content"/>
        </w:behaviors>
        <w:guid w:val="{976D6BF3-830C-4A8D-A488-0C625F3C352D}"/>
      </w:docPartPr>
      <w:docPartBody>
        <w:p w:rsidR="00430487" w:rsidRDefault="00430487" w:rsidP="00430487">
          <w:pPr>
            <w:pStyle w:val="B3BCEF66472242D7B75CB792CAE1B5E41"/>
          </w:pPr>
          <w:r w:rsidRPr="008349B4">
            <w:rPr>
              <w:rStyle w:val="PlaceholderText"/>
              <w:sz w:val="24"/>
              <w:szCs w:val="24"/>
            </w:rPr>
            <w:t>Click or tap here to enter text.</w:t>
          </w:r>
        </w:p>
      </w:docPartBody>
    </w:docPart>
    <w:docPart>
      <w:docPartPr>
        <w:name w:val="DBFAA4CD177D47D5ACBB249560AF2431"/>
        <w:category>
          <w:name w:val="General"/>
          <w:gallery w:val="placeholder"/>
        </w:category>
        <w:types>
          <w:type w:val="bbPlcHdr"/>
        </w:types>
        <w:behaviors>
          <w:behavior w:val="content"/>
        </w:behaviors>
        <w:guid w:val="{AB88AE1A-AC9B-4BE1-99C5-B0EEEDEE9914}"/>
      </w:docPartPr>
      <w:docPartBody>
        <w:p w:rsidR="00677C1C" w:rsidRDefault="00430487" w:rsidP="00430487">
          <w:pPr>
            <w:pStyle w:val="DBFAA4CD177D47D5ACBB249560AF2431"/>
          </w:pPr>
          <w:r w:rsidRPr="003E345E">
            <w:rPr>
              <w:rStyle w:val="PlaceholderText"/>
            </w:rPr>
            <w:t>Click or tap here to enter text.</w:t>
          </w:r>
        </w:p>
      </w:docPartBody>
    </w:docPart>
    <w:docPart>
      <w:docPartPr>
        <w:name w:val="7DA69459D037483A86CFE7B0BAE96B78"/>
        <w:category>
          <w:name w:val="General"/>
          <w:gallery w:val="placeholder"/>
        </w:category>
        <w:types>
          <w:type w:val="bbPlcHdr"/>
        </w:types>
        <w:behaviors>
          <w:behavior w:val="content"/>
        </w:behaviors>
        <w:guid w:val="{8F1CD0BE-A4E3-48E0-B175-53E47C287E21}"/>
      </w:docPartPr>
      <w:docPartBody>
        <w:p w:rsidR="00677C1C" w:rsidRDefault="00430487" w:rsidP="00430487">
          <w:pPr>
            <w:pStyle w:val="7DA69459D037483A86CFE7B0BAE96B78"/>
          </w:pPr>
          <w:r w:rsidRPr="003E345E">
            <w:rPr>
              <w:rStyle w:val="PlaceholderText"/>
            </w:rPr>
            <w:t>Click or tap here to enter text.</w:t>
          </w:r>
        </w:p>
      </w:docPartBody>
    </w:docPart>
    <w:docPart>
      <w:docPartPr>
        <w:name w:val="6FD805B26E2940009F33DBC0A4A50F6C"/>
        <w:category>
          <w:name w:val="General"/>
          <w:gallery w:val="placeholder"/>
        </w:category>
        <w:types>
          <w:type w:val="bbPlcHdr"/>
        </w:types>
        <w:behaviors>
          <w:behavior w:val="content"/>
        </w:behaviors>
        <w:guid w:val="{35C68D0B-BF66-4094-8C11-B07BC0928F86}"/>
      </w:docPartPr>
      <w:docPartBody>
        <w:p w:rsidR="00677C1C" w:rsidRDefault="00430487" w:rsidP="00430487">
          <w:pPr>
            <w:pStyle w:val="6FD805B26E2940009F33DBC0A4A50F6C"/>
          </w:pPr>
          <w:r w:rsidRPr="008349B4">
            <w:rPr>
              <w:rStyle w:val="PlaceholderText"/>
              <w:sz w:val="24"/>
              <w:szCs w:val="24"/>
            </w:rPr>
            <w:t>Click or tap here to enter text.</w:t>
          </w:r>
        </w:p>
      </w:docPartBody>
    </w:docPart>
    <w:docPart>
      <w:docPartPr>
        <w:name w:val="D2F4A4A2809E405D81208902AC7B4EF1"/>
        <w:category>
          <w:name w:val="General"/>
          <w:gallery w:val="placeholder"/>
        </w:category>
        <w:types>
          <w:type w:val="bbPlcHdr"/>
        </w:types>
        <w:behaviors>
          <w:behavior w:val="content"/>
        </w:behaviors>
        <w:guid w:val="{A992C27E-EAF9-45F1-9CEC-4ADB0B9F8C7C}"/>
      </w:docPartPr>
      <w:docPartBody>
        <w:p w:rsidR="00677C1C" w:rsidRDefault="00430487" w:rsidP="00430487">
          <w:pPr>
            <w:pStyle w:val="D2F4A4A2809E405D81208902AC7B4EF1"/>
          </w:pPr>
          <w:r w:rsidRPr="003E345E">
            <w:rPr>
              <w:rStyle w:val="PlaceholderText"/>
            </w:rPr>
            <w:t>Click or tap here to enter text.</w:t>
          </w:r>
        </w:p>
      </w:docPartBody>
    </w:docPart>
    <w:docPart>
      <w:docPartPr>
        <w:name w:val="B2519627CDD1459B8025634198D1A433"/>
        <w:category>
          <w:name w:val="General"/>
          <w:gallery w:val="placeholder"/>
        </w:category>
        <w:types>
          <w:type w:val="bbPlcHdr"/>
        </w:types>
        <w:behaviors>
          <w:behavior w:val="content"/>
        </w:behaviors>
        <w:guid w:val="{838E19D9-0D03-40E1-9875-42E1BE18E617}"/>
      </w:docPartPr>
      <w:docPartBody>
        <w:p w:rsidR="00677C1C" w:rsidRDefault="00430487" w:rsidP="00430487">
          <w:pPr>
            <w:pStyle w:val="B2519627CDD1459B8025634198D1A433"/>
          </w:pPr>
          <w:r w:rsidRPr="003E345E">
            <w:rPr>
              <w:rStyle w:val="PlaceholderText"/>
            </w:rPr>
            <w:t>Click or tap here to enter text.</w:t>
          </w:r>
        </w:p>
      </w:docPartBody>
    </w:docPart>
    <w:docPart>
      <w:docPartPr>
        <w:name w:val="C4FD3917CE7F403AB21F71075A7A8E22"/>
        <w:category>
          <w:name w:val="General"/>
          <w:gallery w:val="placeholder"/>
        </w:category>
        <w:types>
          <w:type w:val="bbPlcHdr"/>
        </w:types>
        <w:behaviors>
          <w:behavior w:val="content"/>
        </w:behaviors>
        <w:guid w:val="{FF5856E0-5C8C-432F-97C8-7E24A86978AF}"/>
      </w:docPartPr>
      <w:docPartBody>
        <w:p w:rsidR="00677C1C" w:rsidRDefault="00430487" w:rsidP="00430487">
          <w:pPr>
            <w:pStyle w:val="C4FD3917CE7F403AB21F71075A7A8E22"/>
          </w:pPr>
          <w:r w:rsidRPr="003E345E">
            <w:rPr>
              <w:rStyle w:val="PlaceholderText"/>
            </w:rPr>
            <w:t>Click or tap here to enter text.</w:t>
          </w:r>
        </w:p>
      </w:docPartBody>
    </w:docPart>
    <w:docPart>
      <w:docPartPr>
        <w:name w:val="2489ACE75AED47BAB67FC84C3778A663"/>
        <w:category>
          <w:name w:val="General"/>
          <w:gallery w:val="placeholder"/>
        </w:category>
        <w:types>
          <w:type w:val="bbPlcHdr"/>
        </w:types>
        <w:behaviors>
          <w:behavior w:val="content"/>
        </w:behaviors>
        <w:guid w:val="{8C84A5E6-FE9F-49A5-AFF1-A61EAD227723}"/>
      </w:docPartPr>
      <w:docPartBody>
        <w:p w:rsidR="00677C1C" w:rsidRDefault="00430487" w:rsidP="00430487">
          <w:pPr>
            <w:pStyle w:val="2489ACE75AED47BAB67FC84C3778A663"/>
          </w:pPr>
          <w:r w:rsidRPr="003E345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05F"/>
    <w:rsid w:val="000057B4"/>
    <w:rsid w:val="0006716A"/>
    <w:rsid w:val="0008080E"/>
    <w:rsid w:val="00163838"/>
    <w:rsid w:val="001901BB"/>
    <w:rsid w:val="00191FCC"/>
    <w:rsid w:val="001C506E"/>
    <w:rsid w:val="002562AE"/>
    <w:rsid w:val="002F2B4C"/>
    <w:rsid w:val="0034305F"/>
    <w:rsid w:val="00413E09"/>
    <w:rsid w:val="00430487"/>
    <w:rsid w:val="00442CC7"/>
    <w:rsid w:val="00496C6E"/>
    <w:rsid w:val="004A6A4F"/>
    <w:rsid w:val="004C239F"/>
    <w:rsid w:val="004E13BD"/>
    <w:rsid w:val="00512223"/>
    <w:rsid w:val="00536613"/>
    <w:rsid w:val="00566115"/>
    <w:rsid w:val="0067442E"/>
    <w:rsid w:val="00677C1C"/>
    <w:rsid w:val="00732622"/>
    <w:rsid w:val="00737162"/>
    <w:rsid w:val="00744385"/>
    <w:rsid w:val="0078466B"/>
    <w:rsid w:val="007D6E16"/>
    <w:rsid w:val="0091008B"/>
    <w:rsid w:val="00910E3C"/>
    <w:rsid w:val="009421B1"/>
    <w:rsid w:val="00947C81"/>
    <w:rsid w:val="0097551C"/>
    <w:rsid w:val="009E640F"/>
    <w:rsid w:val="009E691F"/>
    <w:rsid w:val="009F181C"/>
    <w:rsid w:val="00A576A9"/>
    <w:rsid w:val="00A63073"/>
    <w:rsid w:val="00AC47D1"/>
    <w:rsid w:val="00AD3609"/>
    <w:rsid w:val="00AE4336"/>
    <w:rsid w:val="00B40B32"/>
    <w:rsid w:val="00B65075"/>
    <w:rsid w:val="00BA322C"/>
    <w:rsid w:val="00BB1658"/>
    <w:rsid w:val="00C0668F"/>
    <w:rsid w:val="00C36870"/>
    <w:rsid w:val="00CB1BAF"/>
    <w:rsid w:val="00D134A0"/>
    <w:rsid w:val="00D23769"/>
    <w:rsid w:val="00D87486"/>
    <w:rsid w:val="00D943C6"/>
    <w:rsid w:val="00E12540"/>
    <w:rsid w:val="00E4684F"/>
    <w:rsid w:val="00EB5685"/>
    <w:rsid w:val="00EB7DD7"/>
    <w:rsid w:val="00FA001F"/>
    <w:rsid w:val="00FA3506"/>
    <w:rsid w:val="00FA5D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0487"/>
    <w:rPr>
      <w:color w:val="808080"/>
    </w:rPr>
  </w:style>
  <w:style w:type="paragraph" w:customStyle="1" w:styleId="DBFAA4CD177D47D5ACBB249560AF2431">
    <w:name w:val="DBFAA4CD177D47D5ACBB249560AF2431"/>
    <w:rsid w:val="00430487"/>
  </w:style>
  <w:style w:type="paragraph" w:customStyle="1" w:styleId="7DA69459D037483A86CFE7B0BAE96B78">
    <w:name w:val="7DA69459D037483A86CFE7B0BAE96B78"/>
    <w:rsid w:val="00430487"/>
  </w:style>
  <w:style w:type="paragraph" w:customStyle="1" w:styleId="6FD805B26E2940009F33DBC0A4A50F6C">
    <w:name w:val="6FD805B26E2940009F33DBC0A4A50F6C"/>
    <w:rsid w:val="00430487"/>
    <w:rPr>
      <w:rFonts w:eastAsiaTheme="minorHAnsi"/>
      <w:kern w:val="0"/>
      <w14:ligatures w14:val="none"/>
    </w:rPr>
  </w:style>
  <w:style w:type="paragraph" w:customStyle="1" w:styleId="B2F5909D5EE942B8BD8F9201C39EBEB21">
    <w:name w:val="B2F5909D5EE942B8BD8F9201C39EBEB21"/>
    <w:rsid w:val="00430487"/>
    <w:rPr>
      <w:rFonts w:eastAsiaTheme="minorHAnsi"/>
      <w:kern w:val="0"/>
      <w14:ligatures w14:val="none"/>
    </w:rPr>
  </w:style>
  <w:style w:type="paragraph" w:customStyle="1" w:styleId="F1D557C004C046879B6F0AAA2D8529E31">
    <w:name w:val="F1D557C004C046879B6F0AAA2D8529E31"/>
    <w:rsid w:val="00430487"/>
    <w:rPr>
      <w:rFonts w:eastAsiaTheme="minorHAnsi"/>
      <w:kern w:val="0"/>
      <w14:ligatures w14:val="none"/>
    </w:rPr>
  </w:style>
  <w:style w:type="paragraph" w:customStyle="1" w:styleId="B3BCEF66472242D7B75CB792CAE1B5E41">
    <w:name w:val="B3BCEF66472242D7B75CB792CAE1B5E41"/>
    <w:rsid w:val="00430487"/>
    <w:rPr>
      <w:rFonts w:eastAsiaTheme="minorHAnsi"/>
      <w:kern w:val="0"/>
      <w14:ligatures w14:val="none"/>
    </w:rPr>
  </w:style>
  <w:style w:type="paragraph" w:customStyle="1" w:styleId="D2F4A4A2809E405D81208902AC7B4EF1">
    <w:name w:val="D2F4A4A2809E405D81208902AC7B4EF1"/>
    <w:rsid w:val="00430487"/>
  </w:style>
  <w:style w:type="paragraph" w:customStyle="1" w:styleId="B2519627CDD1459B8025634198D1A433">
    <w:name w:val="B2519627CDD1459B8025634198D1A433"/>
    <w:rsid w:val="00430487"/>
  </w:style>
  <w:style w:type="paragraph" w:customStyle="1" w:styleId="C4FD3917CE7F403AB21F71075A7A8E22">
    <w:name w:val="C4FD3917CE7F403AB21F71075A7A8E22"/>
    <w:rsid w:val="00430487"/>
  </w:style>
  <w:style w:type="paragraph" w:customStyle="1" w:styleId="2489ACE75AED47BAB67FC84C3778A663">
    <w:name w:val="2489ACE75AED47BAB67FC84C3778A663"/>
    <w:rsid w:val="004304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5354</Words>
  <Characters>30788</Characters>
  <Application>Microsoft Office Word</Application>
  <DocSecurity>0</DocSecurity>
  <Lines>769</Lines>
  <Paragraphs>564</Paragraphs>
  <ScaleCrop>false</ScaleCrop>
  <HeadingPairs>
    <vt:vector size="2" baseType="variant">
      <vt:variant>
        <vt:lpstr>Title</vt:lpstr>
      </vt:variant>
      <vt:variant>
        <vt:i4>1</vt:i4>
      </vt:variant>
    </vt:vector>
  </HeadingPairs>
  <TitlesOfParts>
    <vt:vector size="1" baseType="lpstr">
      <vt:lpstr/>
    </vt:vector>
  </TitlesOfParts>
  <Company>University of Cincinnati</Company>
  <LinksUpToDate>false</LinksUpToDate>
  <CharactersWithSpaces>35578</CharactersWithSpaces>
  <SharedDoc>false</SharedDoc>
  <HLinks>
    <vt:vector size="48" baseType="variant">
      <vt:variant>
        <vt:i4>6684790</vt:i4>
      </vt:variant>
      <vt:variant>
        <vt:i4>21</vt:i4>
      </vt:variant>
      <vt:variant>
        <vt:i4>0</vt:i4>
      </vt:variant>
      <vt:variant>
        <vt:i4>5</vt:i4>
      </vt:variant>
      <vt:variant>
        <vt:lpwstr>https://rap.irb.uc.edu/IRB/sd/Rooms/DisplayPages/LayoutInitial?Container=com.webridge.entity.Entity%5bOID%5b54BB18B93C9FC9498D4E957C68450B13%5d%5d</vt:lpwstr>
      </vt:variant>
      <vt:variant>
        <vt:lpwstr/>
      </vt:variant>
      <vt:variant>
        <vt:i4>6684790</vt:i4>
      </vt:variant>
      <vt:variant>
        <vt:i4>18</vt:i4>
      </vt:variant>
      <vt:variant>
        <vt:i4>0</vt:i4>
      </vt:variant>
      <vt:variant>
        <vt:i4>5</vt:i4>
      </vt:variant>
      <vt:variant>
        <vt:lpwstr>https://rap.irb.uc.edu/IRB/sd/Rooms/DisplayPages/LayoutInitial?Container=com.webridge.entity.Entity%5bOID%5b54BB18B93C9FC9498D4E957C68450B13%5d%5d</vt:lpwstr>
      </vt:variant>
      <vt:variant>
        <vt:lpwstr/>
      </vt:variant>
      <vt:variant>
        <vt:i4>131166</vt:i4>
      </vt:variant>
      <vt:variant>
        <vt:i4>15</vt:i4>
      </vt:variant>
      <vt:variant>
        <vt:i4>0</vt:i4>
      </vt:variant>
      <vt:variant>
        <vt:i4>5</vt:i4>
      </vt:variant>
      <vt:variant>
        <vt:lpwstr>https://www.hhs.gov/ohrp/regulations-and-policy/decision-charts-2018/index.html</vt:lpwstr>
      </vt:variant>
      <vt:variant>
        <vt:lpwstr>c8</vt:lpwstr>
      </vt:variant>
      <vt:variant>
        <vt:i4>852062</vt:i4>
      </vt:variant>
      <vt:variant>
        <vt:i4>12</vt:i4>
      </vt:variant>
      <vt:variant>
        <vt:i4>0</vt:i4>
      </vt:variant>
      <vt:variant>
        <vt:i4>5</vt:i4>
      </vt:variant>
      <vt:variant>
        <vt:lpwstr>https://www.hhs.gov/ohrp/regulations-and-policy/decision-charts-2018/index.html</vt:lpwstr>
      </vt:variant>
      <vt:variant>
        <vt:lpwstr>c7</vt:lpwstr>
      </vt:variant>
      <vt:variant>
        <vt:i4>786526</vt:i4>
      </vt:variant>
      <vt:variant>
        <vt:i4>9</vt:i4>
      </vt:variant>
      <vt:variant>
        <vt:i4>0</vt:i4>
      </vt:variant>
      <vt:variant>
        <vt:i4>5</vt:i4>
      </vt:variant>
      <vt:variant>
        <vt:lpwstr>https://www.hhs.gov/ohrp/regulations-and-policy/decision-charts-2018/index.html</vt:lpwstr>
      </vt:variant>
      <vt:variant>
        <vt:lpwstr>c6</vt:lpwstr>
      </vt:variant>
      <vt:variant>
        <vt:i4>983134</vt:i4>
      </vt:variant>
      <vt:variant>
        <vt:i4>6</vt:i4>
      </vt:variant>
      <vt:variant>
        <vt:i4>0</vt:i4>
      </vt:variant>
      <vt:variant>
        <vt:i4>5</vt:i4>
      </vt:variant>
      <vt:variant>
        <vt:lpwstr>https://www.hhs.gov/ohrp/regulations-and-policy/decision-charts-2018/index.html</vt:lpwstr>
      </vt:variant>
      <vt:variant>
        <vt:lpwstr>c5</vt:lpwstr>
      </vt:variant>
      <vt:variant>
        <vt:i4>917598</vt:i4>
      </vt:variant>
      <vt:variant>
        <vt:i4>3</vt:i4>
      </vt:variant>
      <vt:variant>
        <vt:i4>0</vt:i4>
      </vt:variant>
      <vt:variant>
        <vt:i4>5</vt:i4>
      </vt:variant>
      <vt:variant>
        <vt:lpwstr>https://www.hhs.gov/ohrp/regulations-and-policy/decision-charts-2018/index.html</vt:lpwstr>
      </vt:variant>
      <vt:variant>
        <vt:lpwstr>c4</vt:lpwstr>
      </vt:variant>
      <vt:variant>
        <vt:i4>720990</vt:i4>
      </vt:variant>
      <vt:variant>
        <vt:i4>0</vt:i4>
      </vt:variant>
      <vt:variant>
        <vt:i4>0</vt:i4>
      </vt:variant>
      <vt:variant>
        <vt:i4>5</vt:i4>
      </vt:variant>
      <vt:variant>
        <vt:lpwstr>https://www.hhs.gov/ohrp/regulations-and-policy/decision-charts-2018/index.html</vt:lpwstr>
      </vt:variant>
      <vt:variant>
        <vt:lpwstr>c1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Preston, Christa (prestoca)</dc:creator>
  <cp:keywords/>
  <dc:description/>
  <cp:lastModifiedBy>Gasaway, Mike (gasawaml)</cp:lastModifiedBy>
  <cp:revision>4</cp:revision>
  <dcterms:created xsi:type="dcterms:W3CDTF">2026-07-03T14:05:00Z</dcterms:created>
  <dcterms:modified xsi:type="dcterms:W3CDTF">2026-07-03T14:18:00Z</dcterms:modified>
</cp:coreProperties>
</file>